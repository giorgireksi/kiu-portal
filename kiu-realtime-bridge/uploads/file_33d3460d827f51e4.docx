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2BDC" w14:textId="7EB02840" w:rsidR="004B193B" w:rsidRPr="00FE08B1" w:rsidRDefault="00D0725F">
      <w:pPr>
        <w:pStyle w:val="Heading1"/>
        <w:spacing w:before="23"/>
        <w:rPr>
          <w:rFonts w:ascii="Calibri Light" w:hAnsi="Calibri Light" w:cstheme="minorHAnsi"/>
          <w:noProof/>
          <w:color w:val="001F5F"/>
        </w:rPr>
      </w:pPr>
      <w:r w:rsidRPr="00FE08B1">
        <w:rPr>
          <w:rFonts w:ascii="Calibri Light" w:hAnsi="Calibri Light" w:cs="Calibri"/>
          <w:noProof/>
          <w:color w:val="001F5F"/>
        </w:rPr>
        <w:t xml:space="preserve"> </w:t>
      </w:r>
      <w:r w:rsidR="004A49BF" w:rsidRPr="00FE08B1">
        <w:rPr>
          <w:rFonts w:ascii="Calibri Light" w:hAnsi="Calibri Light" w:cstheme="minorHAnsi"/>
          <w:noProof/>
          <w:color w:val="001F5F"/>
        </w:rPr>
        <w:t>COURSE</w:t>
      </w:r>
      <w:r w:rsidR="004A49BF" w:rsidRPr="00FE08B1">
        <w:rPr>
          <w:rFonts w:ascii="Calibri Light" w:hAnsi="Calibri Light" w:cstheme="minorHAnsi"/>
          <w:noProof/>
          <w:color w:val="001F5F"/>
          <w:spacing w:val="-2"/>
        </w:rPr>
        <w:t xml:space="preserve"> </w:t>
      </w:r>
      <w:r w:rsidR="004A49BF" w:rsidRPr="00FE08B1">
        <w:rPr>
          <w:rFonts w:ascii="Calibri Light" w:hAnsi="Calibri Light" w:cstheme="minorHAnsi"/>
          <w:noProof/>
          <w:color w:val="001F5F"/>
        </w:rPr>
        <w:t>SYLLABUS</w:t>
      </w:r>
      <w:r w:rsidR="004A49BF" w:rsidRPr="00FE08B1">
        <w:rPr>
          <w:rFonts w:ascii="Calibri Light" w:hAnsi="Calibri Light" w:cstheme="minorHAnsi"/>
          <w:noProof/>
          <w:color w:val="001F5F"/>
          <w:spacing w:val="-1"/>
        </w:rPr>
        <w:t xml:space="preserve"> </w:t>
      </w:r>
      <w:r w:rsidR="004A49BF" w:rsidRPr="00FE08B1">
        <w:rPr>
          <w:rFonts w:ascii="Calibri Light" w:hAnsi="Calibri Light" w:cstheme="minorHAnsi"/>
          <w:noProof/>
          <w:color w:val="001F5F"/>
        </w:rPr>
        <w:t>|</w:t>
      </w:r>
      <w:r w:rsidR="004A49BF" w:rsidRPr="00FE08B1">
        <w:rPr>
          <w:rFonts w:ascii="Calibri Light" w:hAnsi="Calibri Light" w:cstheme="minorHAnsi"/>
          <w:noProof/>
          <w:color w:val="001F5F"/>
          <w:spacing w:val="-3"/>
        </w:rPr>
        <w:t xml:space="preserve"> </w:t>
      </w:r>
      <w:r w:rsidR="004A49BF" w:rsidRPr="00FE08B1">
        <w:rPr>
          <w:rFonts w:ascii="Calibri Light" w:hAnsi="Calibri Light" w:cstheme="minorHAnsi"/>
          <w:noProof/>
          <w:color w:val="001F5F"/>
        </w:rPr>
        <w:t>სასწავლო</w:t>
      </w:r>
      <w:r w:rsidR="004A49BF" w:rsidRPr="00FE08B1">
        <w:rPr>
          <w:rFonts w:ascii="Calibri Light" w:hAnsi="Calibri Light" w:cstheme="minorHAnsi"/>
          <w:noProof/>
          <w:color w:val="001F5F"/>
          <w:spacing w:val="-3"/>
        </w:rPr>
        <w:t xml:space="preserve"> </w:t>
      </w:r>
      <w:r w:rsidR="004A49BF" w:rsidRPr="00FE08B1">
        <w:rPr>
          <w:rFonts w:ascii="Calibri Light" w:hAnsi="Calibri Light" w:cstheme="minorHAnsi"/>
          <w:noProof/>
          <w:color w:val="001F5F"/>
        </w:rPr>
        <w:t>კურსის</w:t>
      </w:r>
      <w:r w:rsidR="004A49BF" w:rsidRPr="00FE08B1">
        <w:rPr>
          <w:rFonts w:ascii="Calibri Light" w:hAnsi="Calibri Light" w:cstheme="minorHAnsi"/>
          <w:noProof/>
          <w:color w:val="001F5F"/>
          <w:spacing w:val="-2"/>
        </w:rPr>
        <w:t xml:space="preserve"> </w:t>
      </w:r>
      <w:r w:rsidR="004A49BF" w:rsidRPr="00FE08B1">
        <w:rPr>
          <w:rFonts w:ascii="Calibri Light" w:hAnsi="Calibri Light" w:cstheme="minorHAnsi"/>
          <w:noProof/>
          <w:color w:val="001F5F"/>
        </w:rPr>
        <w:t>სილაბუსი</w:t>
      </w:r>
    </w:p>
    <w:p w14:paraId="1F4E394D" w14:textId="77777777" w:rsidR="00426E5F" w:rsidRPr="00FE08B1" w:rsidRDefault="00426E5F">
      <w:pPr>
        <w:pStyle w:val="Heading1"/>
        <w:spacing w:before="23"/>
        <w:rPr>
          <w:rFonts w:ascii="Calibri Light" w:hAnsi="Calibri Light" w:cstheme="minorHAnsi"/>
          <w:noProof/>
        </w:rPr>
      </w:pPr>
    </w:p>
    <w:tbl>
      <w:tblPr>
        <w:tblW w:w="0" w:type="auto"/>
        <w:tblInd w:w="287"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4141"/>
        <w:gridCol w:w="6501"/>
      </w:tblGrid>
      <w:tr w:rsidR="004B193B" w:rsidRPr="00FE08B1" w14:paraId="2E5D6AFC" w14:textId="77777777" w:rsidTr="7E8F4A20">
        <w:trPr>
          <w:trHeight w:val="316"/>
        </w:trPr>
        <w:tc>
          <w:tcPr>
            <w:tcW w:w="4141" w:type="dxa"/>
            <w:tcBorders>
              <w:top w:val="nil"/>
              <w:left w:val="nil"/>
            </w:tcBorders>
            <w:shd w:val="clear" w:color="auto" w:fill="F1F1F1"/>
          </w:tcPr>
          <w:p w14:paraId="0A3C210E" w14:textId="77777777" w:rsidR="004B193B" w:rsidRPr="00AA70B8" w:rsidRDefault="004A49BF">
            <w:pPr>
              <w:pStyle w:val="TableParagraph"/>
              <w:spacing w:before="1"/>
              <w:ind w:left="107"/>
              <w:rPr>
                <w:rFonts w:ascii="Calibri Light" w:hAnsi="Calibri Light" w:cstheme="minorHAnsi"/>
                <w:b/>
                <w:noProof/>
              </w:rPr>
            </w:pPr>
            <w:r w:rsidRPr="00AA70B8">
              <w:rPr>
                <w:rFonts w:ascii="Calibri Light" w:hAnsi="Calibri Light" w:cstheme="minorHAnsi"/>
                <w:b/>
                <w:noProof/>
              </w:rPr>
              <w:t>COURSE</w:t>
            </w:r>
            <w:r w:rsidRPr="00AA70B8">
              <w:rPr>
                <w:rFonts w:ascii="Calibri Light" w:hAnsi="Calibri Light" w:cstheme="minorHAnsi"/>
                <w:b/>
                <w:noProof/>
                <w:spacing w:val="-1"/>
              </w:rPr>
              <w:t xml:space="preserve"> </w:t>
            </w:r>
            <w:r w:rsidRPr="00AA70B8">
              <w:rPr>
                <w:rFonts w:ascii="Calibri Light" w:hAnsi="Calibri Light" w:cstheme="minorHAnsi"/>
                <w:b/>
                <w:noProof/>
              </w:rPr>
              <w:t>NAME</w:t>
            </w:r>
            <w:r w:rsidRPr="00AA70B8">
              <w:rPr>
                <w:rFonts w:ascii="Calibri Light" w:hAnsi="Calibri Light" w:cstheme="minorHAnsi"/>
                <w:b/>
                <w:noProof/>
                <w:spacing w:val="12"/>
              </w:rPr>
              <w:t xml:space="preserve"> </w:t>
            </w:r>
            <w:r w:rsidRPr="00AA70B8">
              <w:rPr>
                <w:rFonts w:ascii="Calibri Light" w:hAnsi="Calibri Light" w:cstheme="minorHAnsi"/>
                <w:b/>
                <w:noProof/>
              </w:rPr>
              <w:t>|</w:t>
            </w:r>
            <w:r w:rsidRPr="00AA70B8">
              <w:rPr>
                <w:rFonts w:ascii="Calibri Light" w:hAnsi="Calibri Light" w:cstheme="minorHAnsi"/>
                <w:b/>
                <w:noProof/>
                <w:spacing w:val="-2"/>
              </w:rPr>
              <w:t xml:space="preserve"> </w:t>
            </w:r>
            <w:r w:rsidRPr="00AA70B8">
              <w:rPr>
                <w:rFonts w:ascii="Calibri Light" w:hAnsi="Calibri Light" w:cstheme="minorHAnsi"/>
                <w:b/>
                <w:noProof/>
              </w:rPr>
              <w:t>სასწავლო კურსი</w:t>
            </w:r>
          </w:p>
        </w:tc>
        <w:tc>
          <w:tcPr>
            <w:tcW w:w="6501" w:type="dxa"/>
            <w:tcBorders>
              <w:top w:val="nil"/>
              <w:right w:val="nil"/>
            </w:tcBorders>
          </w:tcPr>
          <w:p w14:paraId="3FCCC990" w14:textId="2CCDADD2" w:rsidR="004B193B" w:rsidRPr="00AA70B8" w:rsidRDefault="00512C37">
            <w:pPr>
              <w:pStyle w:val="TableParagraph"/>
              <w:spacing w:line="296" w:lineRule="exact"/>
              <w:ind w:left="102"/>
              <w:rPr>
                <w:rFonts w:ascii="Calibri Light" w:hAnsi="Calibri Light" w:cstheme="minorHAnsi"/>
                <w:b/>
                <w:bCs/>
                <w:noProof/>
              </w:rPr>
            </w:pPr>
            <w:r w:rsidRPr="00AA70B8">
              <w:rPr>
                <w:rFonts w:ascii="Calibri Light" w:hAnsi="Calibri Light" w:cstheme="minorHAnsi"/>
                <w:b/>
                <w:bCs/>
                <w:noProof/>
                <w:lang w:eastAsia="de-DE"/>
              </w:rPr>
              <w:t>PRINCIPLES OF PROJECT MANAGEMENT</w:t>
            </w:r>
          </w:p>
        </w:tc>
      </w:tr>
      <w:tr w:rsidR="004B193B" w:rsidRPr="00FE08B1" w14:paraId="159DCD43" w14:textId="77777777" w:rsidTr="7E8F4A20">
        <w:trPr>
          <w:trHeight w:val="316"/>
        </w:trPr>
        <w:tc>
          <w:tcPr>
            <w:tcW w:w="4141" w:type="dxa"/>
            <w:tcBorders>
              <w:left w:val="nil"/>
            </w:tcBorders>
            <w:shd w:val="clear" w:color="auto" w:fill="F1F1F1"/>
          </w:tcPr>
          <w:p w14:paraId="50DE1EF0" w14:textId="77777777" w:rsidR="004B193B" w:rsidRPr="00AA70B8" w:rsidRDefault="004A49BF">
            <w:pPr>
              <w:pStyle w:val="TableParagraph"/>
              <w:spacing w:before="1"/>
              <w:ind w:left="107"/>
              <w:rPr>
                <w:rFonts w:ascii="Calibri Light" w:hAnsi="Calibri Light" w:cstheme="minorHAnsi"/>
                <w:b/>
                <w:noProof/>
              </w:rPr>
            </w:pPr>
            <w:r w:rsidRPr="00AA70B8">
              <w:rPr>
                <w:rFonts w:ascii="Calibri Light" w:hAnsi="Calibri Light" w:cstheme="minorHAnsi"/>
                <w:b/>
                <w:noProof/>
              </w:rPr>
              <w:t>PROGRAM</w:t>
            </w:r>
            <w:r w:rsidRPr="00AA70B8">
              <w:rPr>
                <w:rFonts w:ascii="Calibri Light" w:hAnsi="Calibri Light" w:cstheme="minorHAnsi"/>
                <w:b/>
                <w:noProof/>
                <w:spacing w:val="11"/>
              </w:rPr>
              <w:t xml:space="preserve"> </w:t>
            </w:r>
            <w:r w:rsidRPr="00AA70B8">
              <w:rPr>
                <w:rFonts w:ascii="Calibri Light" w:hAnsi="Calibri Light" w:cstheme="minorHAnsi"/>
                <w:b/>
                <w:noProof/>
              </w:rPr>
              <w:t>| პროგრამა</w:t>
            </w:r>
          </w:p>
        </w:tc>
        <w:tc>
          <w:tcPr>
            <w:tcW w:w="6501" w:type="dxa"/>
            <w:tcBorders>
              <w:right w:val="nil"/>
            </w:tcBorders>
          </w:tcPr>
          <w:p w14:paraId="7455AB69" w14:textId="77777777" w:rsidR="004B193B" w:rsidRPr="00AA70B8" w:rsidRDefault="004A49BF">
            <w:pPr>
              <w:pStyle w:val="TableParagraph"/>
              <w:spacing w:line="296" w:lineRule="exact"/>
              <w:ind w:left="102"/>
              <w:rPr>
                <w:rFonts w:ascii="Calibri Light" w:hAnsi="Calibri Light" w:cstheme="minorHAnsi"/>
                <w:noProof/>
              </w:rPr>
            </w:pPr>
            <w:r w:rsidRPr="00AA70B8">
              <w:rPr>
                <w:rFonts w:ascii="Calibri Light" w:hAnsi="Calibri Light" w:cstheme="minorHAnsi"/>
                <w:noProof/>
              </w:rPr>
              <w:t>Management</w:t>
            </w:r>
          </w:p>
        </w:tc>
      </w:tr>
      <w:tr w:rsidR="004B193B" w:rsidRPr="00FE08B1" w14:paraId="0E36901D" w14:textId="77777777" w:rsidTr="7E8F4A20">
        <w:trPr>
          <w:trHeight w:val="313"/>
        </w:trPr>
        <w:tc>
          <w:tcPr>
            <w:tcW w:w="4141" w:type="dxa"/>
            <w:tcBorders>
              <w:left w:val="nil"/>
            </w:tcBorders>
            <w:shd w:val="clear" w:color="auto" w:fill="F1F1F1"/>
          </w:tcPr>
          <w:p w14:paraId="61D84F64" w14:textId="77777777" w:rsidR="004B193B" w:rsidRPr="00AA70B8" w:rsidRDefault="004A49BF">
            <w:pPr>
              <w:pStyle w:val="TableParagraph"/>
              <w:spacing w:before="1"/>
              <w:ind w:left="107"/>
              <w:rPr>
                <w:rFonts w:ascii="Calibri Light" w:hAnsi="Calibri Light" w:cstheme="minorHAnsi"/>
                <w:b/>
                <w:noProof/>
              </w:rPr>
            </w:pPr>
            <w:r w:rsidRPr="00AA70B8">
              <w:rPr>
                <w:rFonts w:ascii="Calibri Light" w:hAnsi="Calibri Light" w:cstheme="minorHAnsi"/>
                <w:b/>
                <w:noProof/>
              </w:rPr>
              <w:t>LEVEL</w:t>
            </w:r>
            <w:r w:rsidRPr="00AA70B8">
              <w:rPr>
                <w:rFonts w:ascii="Calibri Light" w:hAnsi="Calibri Light" w:cstheme="minorHAnsi"/>
                <w:b/>
                <w:noProof/>
                <w:spacing w:val="-3"/>
              </w:rPr>
              <w:t xml:space="preserve"> </w:t>
            </w:r>
            <w:r w:rsidRPr="00AA70B8">
              <w:rPr>
                <w:rFonts w:ascii="Calibri Light" w:hAnsi="Calibri Light" w:cstheme="minorHAnsi"/>
                <w:b/>
                <w:noProof/>
              </w:rPr>
              <w:t>|</w:t>
            </w:r>
            <w:r w:rsidRPr="00AA70B8">
              <w:rPr>
                <w:rFonts w:ascii="Calibri Light" w:hAnsi="Calibri Light" w:cstheme="minorHAnsi"/>
                <w:b/>
                <w:noProof/>
                <w:spacing w:val="-2"/>
              </w:rPr>
              <w:t xml:space="preserve"> </w:t>
            </w:r>
            <w:r w:rsidRPr="00AA70B8">
              <w:rPr>
                <w:rFonts w:ascii="Calibri Light" w:hAnsi="Calibri Light" w:cstheme="minorHAnsi"/>
                <w:b/>
                <w:noProof/>
              </w:rPr>
              <w:t>საგანმანათლებლო</w:t>
            </w:r>
            <w:r w:rsidRPr="00AA70B8">
              <w:rPr>
                <w:rFonts w:ascii="Calibri Light" w:hAnsi="Calibri Light" w:cstheme="minorHAnsi"/>
                <w:b/>
                <w:noProof/>
                <w:spacing w:val="-2"/>
              </w:rPr>
              <w:t xml:space="preserve"> </w:t>
            </w:r>
            <w:r w:rsidRPr="00AA70B8">
              <w:rPr>
                <w:rFonts w:ascii="Calibri Light" w:hAnsi="Calibri Light" w:cstheme="minorHAnsi"/>
                <w:b/>
                <w:noProof/>
              </w:rPr>
              <w:t>საფეხური</w:t>
            </w:r>
          </w:p>
        </w:tc>
        <w:tc>
          <w:tcPr>
            <w:tcW w:w="6501" w:type="dxa"/>
            <w:tcBorders>
              <w:right w:val="nil"/>
            </w:tcBorders>
          </w:tcPr>
          <w:p w14:paraId="426A972E" w14:textId="77777777" w:rsidR="004B193B" w:rsidRPr="00AA70B8" w:rsidRDefault="004A49BF">
            <w:pPr>
              <w:pStyle w:val="TableParagraph"/>
              <w:spacing w:line="294" w:lineRule="exact"/>
              <w:ind w:left="102"/>
              <w:rPr>
                <w:rFonts w:ascii="Calibri Light" w:hAnsi="Calibri Light" w:cstheme="minorHAnsi"/>
                <w:noProof/>
              </w:rPr>
            </w:pPr>
            <w:r w:rsidRPr="00AA70B8">
              <w:rPr>
                <w:rFonts w:ascii="Calibri Light" w:hAnsi="Calibri Light" w:cstheme="minorHAnsi"/>
                <w:noProof/>
              </w:rPr>
              <w:t>Bachelor</w:t>
            </w:r>
          </w:p>
        </w:tc>
      </w:tr>
      <w:tr w:rsidR="004B193B" w:rsidRPr="00FE08B1" w14:paraId="50DBE9CE" w14:textId="77777777" w:rsidTr="7E8F4A20">
        <w:trPr>
          <w:trHeight w:val="316"/>
        </w:trPr>
        <w:tc>
          <w:tcPr>
            <w:tcW w:w="4141" w:type="dxa"/>
            <w:tcBorders>
              <w:left w:val="nil"/>
            </w:tcBorders>
            <w:shd w:val="clear" w:color="auto" w:fill="F1F1F1"/>
          </w:tcPr>
          <w:p w14:paraId="5E435830" w14:textId="77777777" w:rsidR="004B193B" w:rsidRPr="00AA70B8" w:rsidRDefault="004A49BF">
            <w:pPr>
              <w:pStyle w:val="TableParagraph"/>
              <w:spacing w:before="1"/>
              <w:ind w:left="107"/>
              <w:rPr>
                <w:rFonts w:ascii="Calibri Light" w:hAnsi="Calibri Light" w:cstheme="minorHAnsi"/>
                <w:b/>
                <w:noProof/>
              </w:rPr>
            </w:pPr>
            <w:r w:rsidRPr="00AA70B8">
              <w:rPr>
                <w:rFonts w:ascii="Calibri Light" w:hAnsi="Calibri Light" w:cstheme="minorHAnsi"/>
                <w:b/>
                <w:noProof/>
              </w:rPr>
              <w:t>COURSE</w:t>
            </w:r>
            <w:r w:rsidRPr="00AA70B8">
              <w:rPr>
                <w:rFonts w:ascii="Calibri Light" w:hAnsi="Calibri Light" w:cstheme="minorHAnsi"/>
                <w:b/>
                <w:noProof/>
                <w:spacing w:val="-2"/>
              </w:rPr>
              <w:t xml:space="preserve"> </w:t>
            </w:r>
            <w:r w:rsidRPr="00AA70B8">
              <w:rPr>
                <w:rFonts w:ascii="Calibri Light" w:hAnsi="Calibri Light" w:cstheme="minorHAnsi"/>
                <w:b/>
                <w:noProof/>
              </w:rPr>
              <w:t>CODE</w:t>
            </w:r>
            <w:r w:rsidRPr="00AA70B8">
              <w:rPr>
                <w:rFonts w:ascii="Calibri Light" w:hAnsi="Calibri Light" w:cstheme="minorHAnsi"/>
                <w:b/>
                <w:noProof/>
                <w:spacing w:val="10"/>
              </w:rPr>
              <w:t xml:space="preserve"> </w:t>
            </w:r>
            <w:r w:rsidRPr="00AA70B8">
              <w:rPr>
                <w:rFonts w:ascii="Calibri Light" w:hAnsi="Calibri Light" w:cstheme="minorHAnsi"/>
                <w:b/>
                <w:noProof/>
              </w:rPr>
              <w:t>|</w:t>
            </w:r>
            <w:r w:rsidRPr="00AA70B8">
              <w:rPr>
                <w:rFonts w:ascii="Calibri Light" w:hAnsi="Calibri Light" w:cstheme="minorHAnsi"/>
                <w:b/>
                <w:noProof/>
                <w:spacing w:val="-3"/>
              </w:rPr>
              <w:t xml:space="preserve"> </w:t>
            </w:r>
            <w:r w:rsidRPr="00AA70B8">
              <w:rPr>
                <w:rFonts w:ascii="Calibri Light" w:hAnsi="Calibri Light" w:cstheme="minorHAnsi"/>
                <w:b/>
                <w:noProof/>
              </w:rPr>
              <w:t>სასწავლო</w:t>
            </w:r>
            <w:r w:rsidRPr="00AA70B8">
              <w:rPr>
                <w:rFonts w:ascii="Calibri Light" w:hAnsi="Calibri Light" w:cstheme="minorHAnsi"/>
                <w:b/>
                <w:noProof/>
                <w:spacing w:val="-2"/>
              </w:rPr>
              <w:t xml:space="preserve"> </w:t>
            </w:r>
            <w:r w:rsidRPr="00AA70B8">
              <w:rPr>
                <w:rFonts w:ascii="Calibri Light" w:hAnsi="Calibri Light" w:cstheme="minorHAnsi"/>
                <w:b/>
                <w:noProof/>
              </w:rPr>
              <w:t>კურსის</w:t>
            </w:r>
            <w:r w:rsidRPr="00AA70B8">
              <w:rPr>
                <w:rFonts w:ascii="Calibri Light" w:hAnsi="Calibri Light" w:cstheme="minorHAnsi"/>
                <w:b/>
                <w:noProof/>
                <w:spacing w:val="2"/>
              </w:rPr>
              <w:t xml:space="preserve"> </w:t>
            </w:r>
            <w:r w:rsidRPr="00AA70B8">
              <w:rPr>
                <w:rFonts w:ascii="Calibri Light" w:hAnsi="Calibri Light" w:cstheme="minorHAnsi"/>
                <w:b/>
                <w:noProof/>
              </w:rPr>
              <w:t>კოდი</w:t>
            </w:r>
          </w:p>
        </w:tc>
        <w:tc>
          <w:tcPr>
            <w:tcW w:w="6501" w:type="dxa"/>
            <w:tcBorders>
              <w:right w:val="nil"/>
            </w:tcBorders>
          </w:tcPr>
          <w:p w14:paraId="589B175B" w14:textId="77777777" w:rsidR="004B193B" w:rsidRPr="00AA70B8" w:rsidRDefault="004B193B">
            <w:pPr>
              <w:pStyle w:val="TableParagraph"/>
              <w:rPr>
                <w:rFonts w:ascii="Calibri Light" w:hAnsi="Calibri Light" w:cstheme="minorHAnsi"/>
                <w:noProof/>
              </w:rPr>
            </w:pPr>
          </w:p>
        </w:tc>
      </w:tr>
      <w:tr w:rsidR="004B193B" w:rsidRPr="00FE08B1" w14:paraId="79F5038D" w14:textId="77777777" w:rsidTr="7E8F4A20">
        <w:trPr>
          <w:trHeight w:val="316"/>
        </w:trPr>
        <w:tc>
          <w:tcPr>
            <w:tcW w:w="4141" w:type="dxa"/>
            <w:tcBorders>
              <w:left w:val="nil"/>
              <w:bottom w:val="single" w:sz="4" w:space="0" w:color="000000" w:themeColor="text1"/>
            </w:tcBorders>
            <w:shd w:val="clear" w:color="auto" w:fill="F1F1F1"/>
          </w:tcPr>
          <w:p w14:paraId="1FA56552" w14:textId="77777777" w:rsidR="004B193B" w:rsidRPr="00AA70B8" w:rsidRDefault="004A49BF">
            <w:pPr>
              <w:pStyle w:val="TableParagraph"/>
              <w:spacing w:before="1"/>
              <w:ind w:left="107"/>
              <w:rPr>
                <w:rFonts w:ascii="Calibri Light" w:hAnsi="Calibri Light" w:cstheme="minorHAnsi"/>
                <w:b/>
                <w:noProof/>
              </w:rPr>
            </w:pPr>
            <w:r w:rsidRPr="00AA70B8">
              <w:rPr>
                <w:rFonts w:ascii="Calibri Light" w:hAnsi="Calibri Light" w:cstheme="minorHAnsi"/>
                <w:b/>
                <w:noProof/>
              </w:rPr>
              <w:t>ACADEMIC</w:t>
            </w:r>
            <w:r w:rsidRPr="00AA70B8">
              <w:rPr>
                <w:rFonts w:ascii="Calibri Light" w:hAnsi="Calibri Light" w:cstheme="minorHAnsi"/>
                <w:b/>
                <w:noProof/>
                <w:spacing w:val="1"/>
              </w:rPr>
              <w:t xml:space="preserve"> </w:t>
            </w:r>
            <w:r w:rsidRPr="00AA70B8">
              <w:rPr>
                <w:rFonts w:ascii="Calibri Light" w:hAnsi="Calibri Light" w:cstheme="minorHAnsi"/>
                <w:b/>
                <w:noProof/>
              </w:rPr>
              <w:t>YEAR</w:t>
            </w:r>
            <w:r w:rsidRPr="00AA70B8">
              <w:rPr>
                <w:rFonts w:ascii="Calibri Light" w:hAnsi="Calibri Light" w:cstheme="minorHAnsi"/>
                <w:b/>
                <w:noProof/>
                <w:spacing w:val="9"/>
              </w:rPr>
              <w:t xml:space="preserve"> </w:t>
            </w:r>
            <w:r w:rsidRPr="00AA70B8">
              <w:rPr>
                <w:rFonts w:ascii="Calibri Light" w:hAnsi="Calibri Light" w:cstheme="minorHAnsi"/>
                <w:b/>
                <w:noProof/>
              </w:rPr>
              <w:t>|</w:t>
            </w:r>
            <w:r w:rsidRPr="00AA70B8">
              <w:rPr>
                <w:rFonts w:ascii="Calibri Light" w:hAnsi="Calibri Light" w:cstheme="minorHAnsi"/>
                <w:b/>
                <w:noProof/>
                <w:spacing w:val="51"/>
              </w:rPr>
              <w:t xml:space="preserve"> </w:t>
            </w:r>
            <w:r w:rsidRPr="00AA70B8">
              <w:rPr>
                <w:rFonts w:ascii="Calibri Light" w:hAnsi="Calibri Light" w:cstheme="minorHAnsi"/>
                <w:b/>
                <w:noProof/>
              </w:rPr>
              <w:t>სასწავლო წელი</w:t>
            </w:r>
          </w:p>
        </w:tc>
        <w:tc>
          <w:tcPr>
            <w:tcW w:w="6501" w:type="dxa"/>
            <w:tcBorders>
              <w:bottom w:val="single" w:sz="4" w:space="0" w:color="000000" w:themeColor="text1"/>
              <w:right w:val="nil"/>
            </w:tcBorders>
          </w:tcPr>
          <w:p w14:paraId="272CBA55" w14:textId="096EAEE7" w:rsidR="004B193B" w:rsidRPr="00AA70B8" w:rsidRDefault="009D06CE" w:rsidP="7E8F4A20">
            <w:pPr>
              <w:pStyle w:val="TableParagraph"/>
              <w:spacing w:line="296" w:lineRule="exact"/>
              <w:ind w:left="102"/>
              <w:rPr>
                <w:rFonts w:ascii="Calibri Light" w:hAnsi="Calibri Light" w:cstheme="minorBidi"/>
                <w:noProof/>
              </w:rPr>
            </w:pPr>
            <w:r w:rsidRPr="7E8F4A20">
              <w:rPr>
                <w:rFonts w:ascii="Calibri Light" w:hAnsi="Calibri Light" w:cstheme="minorBidi"/>
                <w:noProof/>
              </w:rPr>
              <w:t>202</w:t>
            </w:r>
            <w:r w:rsidR="232353A6" w:rsidRPr="7E8F4A20">
              <w:rPr>
                <w:rFonts w:ascii="Calibri Light" w:hAnsi="Calibri Light" w:cstheme="minorBidi"/>
                <w:noProof/>
              </w:rPr>
              <w:t>5</w:t>
            </w:r>
            <w:r w:rsidRPr="7E8F4A20">
              <w:rPr>
                <w:rFonts w:ascii="Calibri Light" w:hAnsi="Calibri Light" w:cstheme="minorBidi"/>
                <w:noProof/>
              </w:rPr>
              <w:t>-202</w:t>
            </w:r>
            <w:r w:rsidR="6BE05A3C" w:rsidRPr="7E8F4A20">
              <w:rPr>
                <w:rFonts w:ascii="Calibri Light" w:hAnsi="Calibri Light" w:cstheme="minorBidi"/>
                <w:noProof/>
              </w:rPr>
              <w:t>6</w:t>
            </w:r>
          </w:p>
        </w:tc>
      </w:tr>
    </w:tbl>
    <w:p w14:paraId="47962CA9" w14:textId="77777777" w:rsidR="004B193B" w:rsidRPr="00FE08B1" w:rsidRDefault="004B193B">
      <w:pPr>
        <w:pStyle w:val="BodyText"/>
        <w:rPr>
          <w:rFonts w:ascii="Calibri Light" w:hAnsi="Calibri Light" w:cstheme="minorHAnsi"/>
          <w:noProof/>
        </w:rPr>
      </w:pPr>
    </w:p>
    <w:tbl>
      <w:tblPr>
        <w:tblW w:w="0" w:type="auto"/>
        <w:tblInd w:w="282" w:type="dxa"/>
        <w:tblLayout w:type="fixed"/>
        <w:tblCellMar>
          <w:left w:w="0" w:type="dxa"/>
          <w:right w:w="0" w:type="dxa"/>
        </w:tblCellMar>
        <w:tblLook w:val="01E0" w:firstRow="1" w:lastRow="1" w:firstColumn="1" w:lastColumn="1" w:noHBand="0" w:noVBand="0"/>
      </w:tblPr>
      <w:tblGrid>
        <w:gridCol w:w="3096"/>
        <w:gridCol w:w="2456"/>
        <w:gridCol w:w="5081"/>
      </w:tblGrid>
      <w:tr w:rsidR="004B193B" w:rsidRPr="00FE08B1" w14:paraId="0CC821AE" w14:textId="77777777">
        <w:trPr>
          <w:trHeight w:val="290"/>
        </w:trPr>
        <w:tc>
          <w:tcPr>
            <w:tcW w:w="10633" w:type="dxa"/>
            <w:gridSpan w:val="3"/>
            <w:tcBorders>
              <w:top w:val="single" w:sz="4" w:space="0" w:color="7E7E7E"/>
              <w:bottom w:val="single" w:sz="4" w:space="0" w:color="000000"/>
            </w:tcBorders>
            <w:shd w:val="clear" w:color="auto" w:fill="F1F1F1"/>
          </w:tcPr>
          <w:p w14:paraId="0B99225E" w14:textId="77777777" w:rsidR="004B193B" w:rsidRPr="007F0688" w:rsidRDefault="004A49BF">
            <w:pPr>
              <w:pStyle w:val="TableParagraph"/>
              <w:spacing w:before="1" w:line="269" w:lineRule="exact"/>
              <w:ind w:left="3136" w:right="3125"/>
              <w:jc w:val="center"/>
              <w:rPr>
                <w:rFonts w:ascii="Calibri Light" w:hAnsi="Calibri Light" w:cstheme="minorHAnsi"/>
                <w:b/>
                <w:bCs/>
                <w:noProof/>
              </w:rPr>
            </w:pPr>
            <w:r w:rsidRPr="007F0688">
              <w:rPr>
                <w:rFonts w:ascii="Calibri Light" w:hAnsi="Calibri Light" w:cstheme="minorHAnsi"/>
                <w:b/>
                <w:bCs/>
                <w:noProof/>
              </w:rPr>
              <w:t>C</w:t>
            </w:r>
            <w:r w:rsidRPr="007F0688">
              <w:rPr>
                <w:rFonts w:ascii="Calibri Light" w:hAnsi="Calibri Light" w:cstheme="minorHAnsi"/>
                <w:b/>
                <w:bCs/>
                <w:noProof/>
                <w:sz w:val="18"/>
                <w:szCs w:val="18"/>
              </w:rPr>
              <w:t xml:space="preserve">OURSE </w:t>
            </w:r>
            <w:r w:rsidRPr="007F0688">
              <w:rPr>
                <w:rFonts w:ascii="Calibri Light" w:hAnsi="Calibri Light" w:cstheme="minorHAnsi"/>
                <w:b/>
                <w:bCs/>
                <w:noProof/>
              </w:rPr>
              <w:t>S</w:t>
            </w:r>
            <w:r w:rsidRPr="007F0688">
              <w:rPr>
                <w:rFonts w:ascii="Calibri Light" w:hAnsi="Calibri Light" w:cstheme="minorHAnsi"/>
                <w:b/>
                <w:bCs/>
                <w:noProof/>
                <w:sz w:val="18"/>
                <w:szCs w:val="18"/>
              </w:rPr>
              <w:t>TATUS</w:t>
            </w:r>
            <w:r w:rsidRPr="007F0688">
              <w:rPr>
                <w:rFonts w:ascii="Calibri Light" w:hAnsi="Calibri Light" w:cstheme="minorHAnsi"/>
                <w:b/>
                <w:bCs/>
                <w:noProof/>
                <w:spacing w:val="-1"/>
                <w:sz w:val="18"/>
                <w:szCs w:val="18"/>
              </w:rPr>
              <w:t xml:space="preserve"> </w:t>
            </w:r>
            <w:r w:rsidRPr="007F0688">
              <w:rPr>
                <w:rFonts w:ascii="Calibri Light" w:hAnsi="Calibri Light" w:cstheme="minorHAnsi"/>
                <w:b/>
                <w:bCs/>
                <w:noProof/>
              </w:rPr>
              <w:t>|</w:t>
            </w:r>
            <w:r w:rsidRPr="007F0688">
              <w:rPr>
                <w:rFonts w:ascii="Calibri Light" w:hAnsi="Calibri Light" w:cstheme="minorHAnsi"/>
                <w:b/>
                <w:bCs/>
                <w:noProof/>
                <w:spacing w:val="-13"/>
              </w:rPr>
              <w:t xml:space="preserve"> </w:t>
            </w:r>
            <w:r w:rsidRPr="007F0688">
              <w:rPr>
                <w:rFonts w:ascii="Calibri Light" w:hAnsi="Calibri Light" w:cstheme="minorHAnsi"/>
                <w:b/>
                <w:bCs/>
                <w:noProof/>
              </w:rPr>
              <w:t>სასწავლო</w:t>
            </w:r>
            <w:r w:rsidRPr="007F0688">
              <w:rPr>
                <w:rFonts w:ascii="Calibri Light" w:hAnsi="Calibri Light" w:cstheme="minorHAnsi"/>
                <w:b/>
                <w:bCs/>
                <w:noProof/>
                <w:spacing w:val="-10"/>
              </w:rPr>
              <w:t xml:space="preserve"> </w:t>
            </w:r>
            <w:r w:rsidRPr="007F0688">
              <w:rPr>
                <w:rFonts w:ascii="Calibri Light" w:hAnsi="Calibri Light" w:cstheme="minorHAnsi"/>
                <w:b/>
                <w:bCs/>
                <w:noProof/>
              </w:rPr>
              <w:t>კურსის</w:t>
            </w:r>
            <w:r w:rsidRPr="007F0688">
              <w:rPr>
                <w:rFonts w:ascii="Calibri Light" w:hAnsi="Calibri Light" w:cstheme="minorHAnsi"/>
                <w:b/>
                <w:bCs/>
                <w:noProof/>
                <w:spacing w:val="-11"/>
              </w:rPr>
              <w:t xml:space="preserve"> </w:t>
            </w:r>
            <w:r w:rsidRPr="007F0688">
              <w:rPr>
                <w:rFonts w:ascii="Calibri Light" w:hAnsi="Calibri Light" w:cstheme="minorHAnsi"/>
                <w:b/>
                <w:bCs/>
                <w:noProof/>
              </w:rPr>
              <w:t>სტატუსი</w:t>
            </w:r>
          </w:p>
        </w:tc>
      </w:tr>
      <w:tr w:rsidR="004B193B" w:rsidRPr="00FE08B1" w14:paraId="2DBBC49A" w14:textId="77777777">
        <w:trPr>
          <w:trHeight w:val="271"/>
        </w:trPr>
        <w:tc>
          <w:tcPr>
            <w:tcW w:w="3096" w:type="dxa"/>
            <w:tcBorders>
              <w:top w:val="single" w:sz="4" w:space="0" w:color="000000"/>
            </w:tcBorders>
          </w:tcPr>
          <w:p w14:paraId="74C0C628" w14:textId="77777777" w:rsidR="004B193B" w:rsidRPr="00FE08B1" w:rsidRDefault="004A49BF">
            <w:pPr>
              <w:pStyle w:val="TableParagraph"/>
              <w:spacing w:line="252" w:lineRule="exact"/>
              <w:ind w:left="211"/>
              <w:rPr>
                <w:rFonts w:ascii="Calibri Light" w:eastAsia="MS Gothic" w:hAnsi="Calibri Light" w:cstheme="minorHAnsi"/>
                <w:noProof/>
                <w:sz w:val="20"/>
                <w:szCs w:val="20"/>
              </w:rPr>
            </w:pPr>
            <w:r w:rsidRPr="00FE08B1">
              <w:rPr>
                <w:rFonts w:ascii="Calibri Light" w:hAnsi="Calibri Light" w:cstheme="minorHAnsi"/>
                <w:noProof/>
                <w:sz w:val="20"/>
                <w:szCs w:val="20"/>
              </w:rPr>
              <w:t>Mandatory</w:t>
            </w:r>
            <w:r w:rsidRPr="00FE08B1">
              <w:rPr>
                <w:rFonts w:ascii="Calibri Light" w:hAnsi="Calibri Light" w:cstheme="minorHAnsi"/>
                <w:noProof/>
                <w:spacing w:val="-3"/>
                <w:sz w:val="20"/>
                <w:szCs w:val="20"/>
              </w:rPr>
              <w:t xml:space="preserve"> </w:t>
            </w:r>
            <w:r w:rsidRPr="00FE08B1">
              <w:rPr>
                <w:rFonts w:ascii="Calibri Light" w:hAnsi="Calibri Light" w:cstheme="minorHAnsi"/>
                <w:noProof/>
                <w:sz w:val="20"/>
                <w:szCs w:val="20"/>
              </w:rPr>
              <w:t>|</w:t>
            </w:r>
            <w:r w:rsidRPr="00FE08B1">
              <w:rPr>
                <w:rFonts w:ascii="Calibri Light" w:hAnsi="Calibri Light" w:cstheme="minorHAnsi"/>
                <w:noProof/>
                <w:spacing w:val="-1"/>
                <w:sz w:val="20"/>
                <w:szCs w:val="20"/>
              </w:rPr>
              <w:t xml:space="preserve"> </w:t>
            </w:r>
            <w:r w:rsidRPr="00FE08B1">
              <w:rPr>
                <w:rFonts w:ascii="Calibri Light" w:hAnsi="Calibri Light" w:cstheme="minorHAnsi"/>
                <w:noProof/>
                <w:sz w:val="20"/>
                <w:szCs w:val="20"/>
              </w:rPr>
              <w:t>სავალდებულო</w:t>
            </w:r>
            <w:r w:rsidRPr="00FE08B1">
              <w:rPr>
                <w:rFonts w:ascii="Calibri Light" w:hAnsi="Calibri Light" w:cstheme="minorHAnsi"/>
                <w:noProof/>
                <w:spacing w:val="-1"/>
                <w:sz w:val="20"/>
                <w:szCs w:val="20"/>
              </w:rPr>
              <w:t xml:space="preserve"> </w:t>
            </w:r>
            <w:r w:rsidRPr="00FE08B1">
              <w:rPr>
                <w:rFonts w:ascii="Segoe UI Symbol" w:eastAsia="MS Gothic" w:hAnsi="Segoe UI Symbol" w:cs="Segoe UI Symbol"/>
                <w:noProof/>
                <w:sz w:val="20"/>
                <w:szCs w:val="20"/>
              </w:rPr>
              <w:t>☒</w:t>
            </w:r>
          </w:p>
        </w:tc>
        <w:tc>
          <w:tcPr>
            <w:tcW w:w="2456" w:type="dxa"/>
            <w:tcBorders>
              <w:top w:val="single" w:sz="4" w:space="0" w:color="000000"/>
            </w:tcBorders>
          </w:tcPr>
          <w:p w14:paraId="227EE458" w14:textId="77777777" w:rsidR="004B193B" w:rsidRPr="00FE08B1" w:rsidRDefault="004A49BF">
            <w:pPr>
              <w:pStyle w:val="TableParagraph"/>
              <w:spacing w:line="252" w:lineRule="exact"/>
              <w:ind w:left="161"/>
              <w:rPr>
                <w:rFonts w:ascii="Calibri Light" w:eastAsia="MS Gothic" w:hAnsi="Calibri Light" w:cstheme="minorHAnsi"/>
                <w:noProof/>
                <w:sz w:val="20"/>
                <w:szCs w:val="20"/>
              </w:rPr>
            </w:pPr>
            <w:r w:rsidRPr="00FE08B1">
              <w:rPr>
                <w:rFonts w:ascii="Calibri Light" w:hAnsi="Calibri Light" w:cstheme="minorHAnsi"/>
                <w:noProof/>
                <w:sz w:val="20"/>
                <w:szCs w:val="20"/>
              </w:rPr>
              <w:t>Elective</w:t>
            </w:r>
            <w:r w:rsidRPr="00FE08B1">
              <w:rPr>
                <w:rFonts w:ascii="Calibri Light" w:hAnsi="Calibri Light" w:cstheme="minorHAnsi"/>
                <w:noProof/>
                <w:spacing w:val="-3"/>
                <w:sz w:val="20"/>
                <w:szCs w:val="20"/>
              </w:rPr>
              <w:t xml:space="preserve"> </w:t>
            </w:r>
            <w:r w:rsidRPr="00FE08B1">
              <w:rPr>
                <w:rFonts w:ascii="Calibri Light" w:hAnsi="Calibri Light" w:cstheme="minorHAnsi"/>
                <w:noProof/>
                <w:sz w:val="20"/>
                <w:szCs w:val="20"/>
              </w:rPr>
              <w:t xml:space="preserve">| არჩევითი </w:t>
            </w:r>
            <w:r w:rsidRPr="00FE08B1">
              <w:rPr>
                <w:rFonts w:ascii="Segoe UI Symbol" w:eastAsia="MS Gothic" w:hAnsi="Segoe UI Symbol" w:cs="Segoe UI Symbol"/>
                <w:noProof/>
                <w:sz w:val="20"/>
                <w:szCs w:val="20"/>
              </w:rPr>
              <w:t>☐</w:t>
            </w:r>
          </w:p>
        </w:tc>
        <w:tc>
          <w:tcPr>
            <w:tcW w:w="5081" w:type="dxa"/>
            <w:tcBorders>
              <w:top w:val="single" w:sz="4" w:space="0" w:color="000000"/>
            </w:tcBorders>
          </w:tcPr>
          <w:p w14:paraId="790AC886" w14:textId="77777777" w:rsidR="004B193B" w:rsidRPr="00FE08B1" w:rsidRDefault="004A49BF">
            <w:pPr>
              <w:pStyle w:val="TableParagraph"/>
              <w:spacing w:line="252" w:lineRule="exact"/>
              <w:ind w:left="331"/>
              <w:rPr>
                <w:rFonts w:ascii="Calibri Light" w:eastAsia="Segoe UI Symbol" w:hAnsi="Calibri Light" w:cstheme="minorHAnsi"/>
                <w:noProof/>
                <w:sz w:val="20"/>
                <w:szCs w:val="20"/>
              </w:rPr>
            </w:pPr>
            <w:r w:rsidRPr="00FE08B1">
              <w:rPr>
                <w:rFonts w:ascii="Calibri Light" w:hAnsi="Calibri Light" w:cstheme="minorHAnsi"/>
                <w:noProof/>
                <w:sz w:val="20"/>
                <w:szCs w:val="20"/>
              </w:rPr>
              <w:t>Mandatory-Elective</w:t>
            </w:r>
            <w:r w:rsidRPr="00FE08B1">
              <w:rPr>
                <w:rFonts w:ascii="Calibri Light" w:hAnsi="Calibri Light" w:cstheme="minorHAnsi"/>
                <w:noProof/>
                <w:spacing w:val="-4"/>
                <w:sz w:val="20"/>
                <w:szCs w:val="20"/>
              </w:rPr>
              <w:t xml:space="preserve"> </w:t>
            </w:r>
            <w:r w:rsidRPr="00FE08B1">
              <w:rPr>
                <w:rFonts w:ascii="Calibri Light" w:hAnsi="Calibri Light" w:cstheme="minorHAnsi"/>
                <w:noProof/>
                <w:sz w:val="20"/>
                <w:szCs w:val="20"/>
              </w:rPr>
              <w:t>| სავალდებულო</w:t>
            </w:r>
            <w:r w:rsidRPr="00FE08B1">
              <w:rPr>
                <w:rFonts w:ascii="Calibri Light" w:hAnsi="Calibri Light" w:cstheme="minorHAnsi"/>
                <w:noProof/>
                <w:spacing w:val="-1"/>
                <w:sz w:val="20"/>
                <w:szCs w:val="20"/>
              </w:rPr>
              <w:t xml:space="preserve"> </w:t>
            </w:r>
            <w:r w:rsidRPr="00FE08B1">
              <w:rPr>
                <w:rFonts w:ascii="Calibri Light" w:hAnsi="Calibri Light" w:cstheme="minorHAnsi"/>
                <w:noProof/>
                <w:sz w:val="20"/>
                <w:szCs w:val="20"/>
              </w:rPr>
              <w:t>არჩევითი</w:t>
            </w:r>
            <w:r w:rsidRPr="00FE08B1">
              <w:rPr>
                <w:rFonts w:ascii="Calibri Light" w:hAnsi="Calibri Light" w:cstheme="minorHAnsi"/>
                <w:noProof/>
                <w:spacing w:val="45"/>
                <w:sz w:val="20"/>
                <w:szCs w:val="20"/>
              </w:rPr>
              <w:t xml:space="preserve"> </w:t>
            </w:r>
            <w:r w:rsidRPr="00FE08B1">
              <w:rPr>
                <w:rFonts w:ascii="Segoe UI Symbol" w:eastAsia="Segoe UI Symbol" w:hAnsi="Segoe UI Symbol" w:cs="Segoe UI Symbol"/>
                <w:noProof/>
                <w:sz w:val="20"/>
                <w:szCs w:val="20"/>
              </w:rPr>
              <w:t>☐</w:t>
            </w:r>
          </w:p>
        </w:tc>
      </w:tr>
    </w:tbl>
    <w:p w14:paraId="17720E9B" w14:textId="77777777" w:rsidR="004B193B" w:rsidRPr="00FE08B1" w:rsidRDefault="004B193B">
      <w:pPr>
        <w:pStyle w:val="BodyText"/>
        <w:rPr>
          <w:rFonts w:ascii="Calibri Light" w:hAnsi="Calibri Light" w:cstheme="minorHAnsi"/>
          <w:noProof/>
        </w:rPr>
      </w:pPr>
    </w:p>
    <w:p w14:paraId="0DA70ECD" w14:textId="77777777" w:rsidR="004B193B" w:rsidRPr="00FE08B1" w:rsidRDefault="004B193B">
      <w:pPr>
        <w:pStyle w:val="BodyText"/>
        <w:spacing w:before="2"/>
        <w:rPr>
          <w:rFonts w:ascii="Calibri Light" w:hAnsi="Calibri Light" w:cstheme="minorHAnsi"/>
          <w:noProof/>
          <w:sz w:val="14"/>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2616"/>
        <w:gridCol w:w="2672"/>
        <w:gridCol w:w="2736"/>
      </w:tblGrid>
      <w:tr w:rsidR="00645E3A" w:rsidRPr="00FE08B1" w14:paraId="561B5D34" w14:textId="77777777" w:rsidTr="00645E3A">
        <w:trPr>
          <w:trHeight w:val="290"/>
        </w:trPr>
        <w:tc>
          <w:tcPr>
            <w:tcW w:w="10616" w:type="dxa"/>
            <w:gridSpan w:val="4"/>
            <w:tcBorders>
              <w:left w:val="nil"/>
              <w:right w:val="nil"/>
            </w:tcBorders>
          </w:tcPr>
          <w:p w14:paraId="7C2FF01C" w14:textId="6F352042" w:rsidR="00645E3A" w:rsidRPr="00FE08B1" w:rsidRDefault="00645E3A" w:rsidP="00645E3A">
            <w:pPr>
              <w:pStyle w:val="TableParagraph"/>
              <w:spacing w:before="1" w:line="269" w:lineRule="exact"/>
              <w:ind w:right="-130"/>
              <w:jc w:val="center"/>
              <w:rPr>
                <w:rFonts w:ascii="Calibri Light" w:hAnsi="Calibri Light" w:cstheme="minorHAnsi"/>
                <w:noProof/>
                <w:sz w:val="20"/>
              </w:rPr>
            </w:pPr>
            <w:r w:rsidRPr="00FE08B1">
              <w:rPr>
                <w:rFonts w:ascii="Calibri Light" w:hAnsi="Calibri Light" w:cstheme="minorHAnsi"/>
                <w:noProof/>
              </w:rPr>
              <w:t>ECTS</w:t>
            </w:r>
          </w:p>
        </w:tc>
      </w:tr>
      <w:tr w:rsidR="004B193B" w:rsidRPr="00FE08B1" w14:paraId="130C3F67" w14:textId="77777777">
        <w:trPr>
          <w:trHeight w:val="868"/>
        </w:trPr>
        <w:tc>
          <w:tcPr>
            <w:tcW w:w="2592" w:type="dxa"/>
            <w:shd w:val="clear" w:color="auto" w:fill="F1F1F1"/>
          </w:tcPr>
          <w:p w14:paraId="72D3779E" w14:textId="77777777" w:rsidR="004B193B" w:rsidRPr="00AA70B8" w:rsidRDefault="004B193B">
            <w:pPr>
              <w:pStyle w:val="TableParagraph"/>
              <w:spacing w:before="2"/>
              <w:rPr>
                <w:rFonts w:ascii="Calibri Light" w:hAnsi="Calibri Light" w:cstheme="minorHAnsi"/>
                <w:noProof/>
                <w:sz w:val="20"/>
                <w:szCs w:val="20"/>
              </w:rPr>
            </w:pPr>
          </w:p>
          <w:p w14:paraId="35A0DF89" w14:textId="77777777" w:rsidR="004B193B" w:rsidRPr="00AA70B8" w:rsidRDefault="004A49BF">
            <w:pPr>
              <w:pStyle w:val="TableParagraph"/>
              <w:ind w:left="282" w:right="269"/>
              <w:jc w:val="center"/>
              <w:rPr>
                <w:rFonts w:ascii="Calibri Light" w:hAnsi="Calibri Light" w:cstheme="minorHAnsi"/>
                <w:noProof/>
                <w:sz w:val="20"/>
                <w:szCs w:val="20"/>
              </w:rPr>
            </w:pPr>
            <w:r w:rsidRPr="00AA70B8">
              <w:rPr>
                <w:rFonts w:ascii="Calibri Light" w:hAnsi="Calibri Light" w:cstheme="minorHAnsi"/>
                <w:noProof/>
                <w:sz w:val="20"/>
                <w:szCs w:val="20"/>
              </w:rPr>
              <w:t>Credits</w:t>
            </w:r>
            <w:r w:rsidRPr="00AA70B8">
              <w:rPr>
                <w:rFonts w:ascii="Calibri Light" w:hAnsi="Calibri Light" w:cstheme="minorHAnsi"/>
                <w:noProof/>
                <w:spacing w:val="-2"/>
                <w:sz w:val="20"/>
                <w:szCs w:val="20"/>
              </w:rPr>
              <w:t xml:space="preserve"> </w:t>
            </w:r>
            <w:r w:rsidRPr="00AA70B8">
              <w:rPr>
                <w:rFonts w:ascii="Calibri Light" w:hAnsi="Calibri Light" w:cstheme="minorHAnsi"/>
                <w:noProof/>
                <w:sz w:val="20"/>
                <w:szCs w:val="20"/>
              </w:rPr>
              <w:t>|</w:t>
            </w:r>
            <w:r w:rsidRPr="00AA70B8">
              <w:rPr>
                <w:rFonts w:ascii="Calibri Light" w:hAnsi="Calibri Light" w:cstheme="minorHAnsi"/>
                <w:noProof/>
                <w:spacing w:val="-1"/>
                <w:sz w:val="20"/>
                <w:szCs w:val="20"/>
              </w:rPr>
              <w:t xml:space="preserve"> </w:t>
            </w:r>
            <w:r w:rsidRPr="00AA70B8">
              <w:rPr>
                <w:rFonts w:ascii="Calibri Light" w:hAnsi="Calibri Light" w:cstheme="minorHAnsi"/>
                <w:noProof/>
                <w:sz w:val="20"/>
                <w:szCs w:val="20"/>
              </w:rPr>
              <w:t>კრედიტები</w:t>
            </w:r>
          </w:p>
        </w:tc>
        <w:tc>
          <w:tcPr>
            <w:tcW w:w="2616" w:type="dxa"/>
            <w:shd w:val="clear" w:color="auto" w:fill="F1F1F1"/>
          </w:tcPr>
          <w:p w14:paraId="77AC5D6A" w14:textId="77777777" w:rsidR="004B193B" w:rsidRPr="00AA70B8" w:rsidRDefault="004A49BF">
            <w:pPr>
              <w:pStyle w:val="TableParagraph"/>
              <w:spacing w:before="1"/>
              <w:ind w:left="176" w:right="168"/>
              <w:jc w:val="center"/>
              <w:rPr>
                <w:rFonts w:ascii="Calibri Light" w:hAnsi="Calibri Light" w:cstheme="minorHAnsi"/>
                <w:noProof/>
                <w:sz w:val="20"/>
                <w:szCs w:val="20"/>
              </w:rPr>
            </w:pPr>
            <w:r w:rsidRPr="00AA70B8">
              <w:rPr>
                <w:rFonts w:ascii="Calibri Light" w:hAnsi="Calibri Light" w:cstheme="minorHAnsi"/>
                <w:noProof/>
                <w:sz w:val="20"/>
                <w:szCs w:val="20"/>
              </w:rPr>
              <w:t>Contact</w:t>
            </w:r>
            <w:r w:rsidRPr="00AA70B8">
              <w:rPr>
                <w:rFonts w:ascii="Calibri Light" w:hAnsi="Calibri Light" w:cstheme="minorHAnsi"/>
                <w:noProof/>
                <w:spacing w:val="-2"/>
                <w:sz w:val="20"/>
                <w:szCs w:val="20"/>
              </w:rPr>
              <w:t xml:space="preserve"> </w:t>
            </w:r>
            <w:r w:rsidRPr="00AA70B8">
              <w:rPr>
                <w:rFonts w:ascii="Calibri Light" w:hAnsi="Calibri Light" w:cstheme="minorHAnsi"/>
                <w:noProof/>
                <w:sz w:val="20"/>
                <w:szCs w:val="20"/>
              </w:rPr>
              <w:t>Hours</w:t>
            </w:r>
            <w:r w:rsidRPr="00AA70B8">
              <w:rPr>
                <w:rFonts w:ascii="Calibri Light" w:hAnsi="Calibri Light" w:cstheme="minorHAnsi"/>
                <w:noProof/>
                <w:spacing w:val="-3"/>
                <w:sz w:val="20"/>
                <w:szCs w:val="20"/>
              </w:rPr>
              <w:t xml:space="preserve"> </w:t>
            </w:r>
            <w:r w:rsidRPr="00AA70B8">
              <w:rPr>
                <w:rFonts w:ascii="Calibri Light" w:hAnsi="Calibri Light" w:cstheme="minorHAnsi"/>
                <w:noProof/>
                <w:sz w:val="20"/>
                <w:szCs w:val="20"/>
              </w:rPr>
              <w:t>|</w:t>
            </w:r>
          </w:p>
          <w:p w14:paraId="2A8892C3" w14:textId="77777777" w:rsidR="004B193B" w:rsidRPr="00AA70B8" w:rsidRDefault="004A49BF">
            <w:pPr>
              <w:pStyle w:val="TableParagraph"/>
              <w:spacing w:before="1" w:line="289" w:lineRule="exact"/>
              <w:ind w:left="176" w:right="168"/>
              <w:jc w:val="center"/>
              <w:rPr>
                <w:rFonts w:ascii="Calibri Light" w:hAnsi="Calibri Light" w:cstheme="minorHAnsi"/>
                <w:noProof/>
                <w:sz w:val="20"/>
                <w:szCs w:val="20"/>
              </w:rPr>
            </w:pPr>
            <w:r w:rsidRPr="00AA70B8">
              <w:rPr>
                <w:rFonts w:ascii="Calibri Light" w:hAnsi="Calibri Light" w:cstheme="minorHAnsi"/>
                <w:noProof/>
                <w:sz w:val="20"/>
                <w:szCs w:val="20"/>
              </w:rPr>
              <w:t>საკონტაქტო</w:t>
            </w:r>
            <w:r w:rsidRPr="00AA70B8">
              <w:rPr>
                <w:rFonts w:ascii="Calibri Light" w:hAnsi="Calibri Light" w:cstheme="minorHAnsi"/>
                <w:noProof/>
                <w:spacing w:val="-5"/>
                <w:sz w:val="20"/>
                <w:szCs w:val="20"/>
              </w:rPr>
              <w:t xml:space="preserve"> </w:t>
            </w:r>
            <w:r w:rsidRPr="00AA70B8">
              <w:rPr>
                <w:rFonts w:ascii="Calibri Light" w:hAnsi="Calibri Light" w:cstheme="minorHAnsi"/>
                <w:noProof/>
                <w:sz w:val="20"/>
                <w:szCs w:val="20"/>
              </w:rPr>
              <w:t>საათების</w:t>
            </w:r>
          </w:p>
          <w:p w14:paraId="54730201" w14:textId="77777777" w:rsidR="004B193B" w:rsidRPr="00AA70B8" w:rsidRDefault="004A49BF">
            <w:pPr>
              <w:pStyle w:val="TableParagraph"/>
              <w:spacing w:line="268" w:lineRule="exact"/>
              <w:ind w:left="176" w:right="162"/>
              <w:jc w:val="center"/>
              <w:rPr>
                <w:rFonts w:ascii="Calibri Light" w:hAnsi="Calibri Light" w:cstheme="minorHAnsi"/>
                <w:noProof/>
                <w:sz w:val="20"/>
                <w:szCs w:val="20"/>
              </w:rPr>
            </w:pPr>
            <w:r w:rsidRPr="00AA70B8">
              <w:rPr>
                <w:rFonts w:ascii="Calibri Light" w:hAnsi="Calibri Light" w:cstheme="minorHAnsi"/>
                <w:noProof/>
                <w:sz w:val="20"/>
                <w:szCs w:val="20"/>
              </w:rPr>
              <w:t>რაოდენობა</w:t>
            </w:r>
          </w:p>
        </w:tc>
        <w:tc>
          <w:tcPr>
            <w:tcW w:w="2672" w:type="dxa"/>
            <w:shd w:val="clear" w:color="auto" w:fill="F1F1F1"/>
          </w:tcPr>
          <w:p w14:paraId="5B20BEEC" w14:textId="77777777" w:rsidR="004B193B" w:rsidRPr="00AA70B8" w:rsidRDefault="004A49BF">
            <w:pPr>
              <w:pStyle w:val="TableParagraph"/>
              <w:spacing w:before="1"/>
              <w:ind w:left="244" w:right="235"/>
              <w:jc w:val="center"/>
              <w:rPr>
                <w:rFonts w:ascii="Calibri Light" w:hAnsi="Calibri Light" w:cstheme="minorHAnsi"/>
                <w:noProof/>
                <w:sz w:val="20"/>
                <w:szCs w:val="20"/>
              </w:rPr>
            </w:pPr>
            <w:r w:rsidRPr="00AA70B8">
              <w:rPr>
                <w:rFonts w:ascii="Calibri Light" w:hAnsi="Calibri Light" w:cstheme="minorHAnsi"/>
                <w:noProof/>
                <w:sz w:val="20"/>
                <w:szCs w:val="20"/>
              </w:rPr>
              <w:t>Self-Study Hours</w:t>
            </w:r>
            <w:r w:rsidRPr="00AA70B8">
              <w:rPr>
                <w:rFonts w:ascii="Calibri Light" w:hAnsi="Calibri Light" w:cstheme="minorHAnsi"/>
                <w:noProof/>
                <w:spacing w:val="-1"/>
                <w:sz w:val="20"/>
                <w:szCs w:val="20"/>
              </w:rPr>
              <w:t xml:space="preserve"> </w:t>
            </w:r>
            <w:r w:rsidRPr="00AA70B8">
              <w:rPr>
                <w:rFonts w:ascii="Calibri Light" w:hAnsi="Calibri Light" w:cstheme="minorHAnsi"/>
                <w:noProof/>
                <w:sz w:val="20"/>
                <w:szCs w:val="20"/>
              </w:rPr>
              <w:t>|</w:t>
            </w:r>
          </w:p>
          <w:p w14:paraId="1249466B" w14:textId="77777777" w:rsidR="004B193B" w:rsidRPr="00AA70B8" w:rsidRDefault="004A49BF">
            <w:pPr>
              <w:pStyle w:val="TableParagraph"/>
              <w:spacing w:before="1" w:line="289" w:lineRule="exact"/>
              <w:ind w:left="242" w:right="235"/>
              <w:jc w:val="center"/>
              <w:rPr>
                <w:rFonts w:ascii="Calibri Light" w:hAnsi="Calibri Light" w:cstheme="minorHAnsi"/>
                <w:noProof/>
                <w:sz w:val="20"/>
                <w:szCs w:val="20"/>
              </w:rPr>
            </w:pPr>
            <w:r w:rsidRPr="00AA70B8">
              <w:rPr>
                <w:rFonts w:ascii="Calibri Light" w:hAnsi="Calibri Light" w:cstheme="minorHAnsi"/>
                <w:noProof/>
                <w:sz w:val="20"/>
                <w:szCs w:val="20"/>
              </w:rPr>
              <w:t>დამოუკიდებელი</w:t>
            </w:r>
          </w:p>
          <w:p w14:paraId="201F32D1" w14:textId="77777777" w:rsidR="004B193B" w:rsidRPr="00AA70B8" w:rsidRDefault="004A49BF">
            <w:pPr>
              <w:pStyle w:val="TableParagraph"/>
              <w:spacing w:line="268" w:lineRule="exact"/>
              <w:ind w:left="245" w:right="235"/>
              <w:jc w:val="center"/>
              <w:rPr>
                <w:rFonts w:ascii="Calibri Light" w:hAnsi="Calibri Light" w:cstheme="minorHAnsi"/>
                <w:noProof/>
                <w:sz w:val="20"/>
                <w:szCs w:val="20"/>
              </w:rPr>
            </w:pPr>
            <w:r w:rsidRPr="00AA70B8">
              <w:rPr>
                <w:rFonts w:ascii="Calibri Light" w:hAnsi="Calibri Light" w:cstheme="minorHAnsi"/>
                <w:noProof/>
                <w:sz w:val="20"/>
                <w:szCs w:val="20"/>
              </w:rPr>
              <w:t>საათების</w:t>
            </w:r>
            <w:r w:rsidRPr="00AA70B8">
              <w:rPr>
                <w:rFonts w:ascii="Calibri Light" w:hAnsi="Calibri Light" w:cstheme="minorHAnsi"/>
                <w:noProof/>
                <w:spacing w:val="-2"/>
                <w:sz w:val="20"/>
                <w:szCs w:val="20"/>
              </w:rPr>
              <w:t xml:space="preserve"> </w:t>
            </w:r>
            <w:r w:rsidRPr="00AA70B8">
              <w:rPr>
                <w:rFonts w:ascii="Calibri Light" w:hAnsi="Calibri Light" w:cstheme="minorHAnsi"/>
                <w:noProof/>
                <w:sz w:val="20"/>
                <w:szCs w:val="20"/>
              </w:rPr>
              <w:t>რაოდენობა</w:t>
            </w:r>
          </w:p>
        </w:tc>
        <w:tc>
          <w:tcPr>
            <w:tcW w:w="2736" w:type="dxa"/>
            <w:shd w:val="clear" w:color="auto" w:fill="F1F1F1"/>
          </w:tcPr>
          <w:p w14:paraId="67ED3B63" w14:textId="77777777" w:rsidR="004B193B" w:rsidRPr="00AA70B8" w:rsidRDefault="004A49BF">
            <w:pPr>
              <w:pStyle w:val="TableParagraph"/>
              <w:spacing w:before="145"/>
              <w:ind w:left="356" w:right="247" w:hanging="82"/>
              <w:rPr>
                <w:rFonts w:ascii="Calibri Light" w:hAnsi="Calibri Light" w:cstheme="minorHAnsi"/>
                <w:noProof/>
                <w:sz w:val="20"/>
                <w:szCs w:val="20"/>
              </w:rPr>
            </w:pPr>
            <w:r w:rsidRPr="00AA70B8">
              <w:rPr>
                <w:rFonts w:ascii="Calibri Light" w:hAnsi="Calibri Light" w:cstheme="minorHAnsi"/>
                <w:noProof/>
                <w:sz w:val="20"/>
                <w:szCs w:val="20"/>
              </w:rPr>
              <w:t>Total Hours | საათების</w:t>
            </w:r>
            <w:r w:rsidRPr="00AA70B8">
              <w:rPr>
                <w:rFonts w:ascii="Calibri Light" w:hAnsi="Calibri Light" w:cstheme="minorHAnsi"/>
                <w:noProof/>
                <w:spacing w:val="-53"/>
                <w:sz w:val="20"/>
                <w:szCs w:val="20"/>
              </w:rPr>
              <w:t xml:space="preserve"> </w:t>
            </w:r>
            <w:r w:rsidRPr="00AA70B8">
              <w:rPr>
                <w:rFonts w:ascii="Calibri Light" w:hAnsi="Calibri Light" w:cstheme="minorHAnsi"/>
                <w:noProof/>
                <w:sz w:val="20"/>
                <w:szCs w:val="20"/>
              </w:rPr>
              <w:t>ჯამური</w:t>
            </w:r>
            <w:r w:rsidRPr="00AA70B8">
              <w:rPr>
                <w:rFonts w:ascii="Calibri Light" w:hAnsi="Calibri Light" w:cstheme="minorHAnsi"/>
                <w:noProof/>
                <w:spacing w:val="-3"/>
                <w:sz w:val="20"/>
                <w:szCs w:val="20"/>
              </w:rPr>
              <w:t xml:space="preserve"> </w:t>
            </w:r>
            <w:r w:rsidRPr="00AA70B8">
              <w:rPr>
                <w:rFonts w:ascii="Calibri Light" w:hAnsi="Calibri Light" w:cstheme="minorHAnsi"/>
                <w:noProof/>
                <w:sz w:val="20"/>
                <w:szCs w:val="20"/>
              </w:rPr>
              <w:t>რაოდენობა</w:t>
            </w:r>
          </w:p>
        </w:tc>
      </w:tr>
      <w:tr w:rsidR="004B193B" w:rsidRPr="00FE08B1" w14:paraId="29FB7205" w14:textId="77777777">
        <w:trPr>
          <w:trHeight w:val="316"/>
        </w:trPr>
        <w:tc>
          <w:tcPr>
            <w:tcW w:w="2592" w:type="dxa"/>
          </w:tcPr>
          <w:p w14:paraId="57E8FE40" w14:textId="5045B4A6" w:rsidR="004B193B" w:rsidRPr="00AA70B8" w:rsidRDefault="001D3B18">
            <w:pPr>
              <w:pStyle w:val="TableParagraph"/>
              <w:spacing w:line="296" w:lineRule="exact"/>
              <w:ind w:left="10"/>
              <w:jc w:val="center"/>
              <w:rPr>
                <w:rFonts w:ascii="Calibri Light" w:hAnsi="Calibri Light" w:cstheme="minorHAnsi"/>
                <w:noProof/>
                <w:sz w:val="20"/>
                <w:szCs w:val="20"/>
              </w:rPr>
            </w:pPr>
            <w:r w:rsidRPr="00AA70B8">
              <w:rPr>
                <w:rFonts w:ascii="Calibri Light" w:hAnsi="Calibri Light" w:cstheme="minorHAnsi"/>
                <w:noProof/>
                <w:sz w:val="20"/>
                <w:szCs w:val="20"/>
              </w:rPr>
              <w:t>6</w:t>
            </w:r>
          </w:p>
        </w:tc>
        <w:tc>
          <w:tcPr>
            <w:tcW w:w="2616" w:type="dxa"/>
          </w:tcPr>
          <w:p w14:paraId="206EC10F" w14:textId="6B52F00C" w:rsidR="004B193B" w:rsidRPr="00AA70B8" w:rsidRDefault="001D3B18">
            <w:pPr>
              <w:pStyle w:val="TableParagraph"/>
              <w:spacing w:line="296" w:lineRule="exact"/>
              <w:ind w:left="176" w:right="165"/>
              <w:jc w:val="center"/>
              <w:rPr>
                <w:rFonts w:ascii="Calibri Light" w:hAnsi="Calibri Light" w:cstheme="minorHAnsi"/>
                <w:noProof/>
                <w:sz w:val="20"/>
                <w:szCs w:val="20"/>
              </w:rPr>
            </w:pPr>
            <w:r w:rsidRPr="00AA70B8">
              <w:rPr>
                <w:rFonts w:ascii="Calibri Light" w:hAnsi="Calibri Light" w:cstheme="minorHAnsi"/>
                <w:noProof/>
                <w:sz w:val="20"/>
                <w:szCs w:val="20"/>
              </w:rPr>
              <w:t>45</w:t>
            </w:r>
            <w:r w:rsidR="00273283" w:rsidRPr="00AA70B8">
              <w:rPr>
                <w:rStyle w:val="FootnoteReference"/>
                <w:rFonts w:ascii="Calibri Light" w:hAnsi="Calibri Light" w:cstheme="minorHAnsi"/>
                <w:noProof/>
                <w:sz w:val="20"/>
                <w:szCs w:val="20"/>
              </w:rPr>
              <w:footnoteReference w:id="1"/>
            </w:r>
          </w:p>
        </w:tc>
        <w:tc>
          <w:tcPr>
            <w:tcW w:w="2672" w:type="dxa"/>
          </w:tcPr>
          <w:p w14:paraId="53F10DD3" w14:textId="1B43DA50" w:rsidR="004B193B" w:rsidRPr="00AA70B8" w:rsidRDefault="001D3B18">
            <w:pPr>
              <w:pStyle w:val="TableParagraph"/>
              <w:spacing w:line="296" w:lineRule="exact"/>
              <w:ind w:left="244" w:right="235"/>
              <w:jc w:val="center"/>
              <w:rPr>
                <w:rFonts w:ascii="Calibri Light" w:hAnsi="Calibri Light" w:cstheme="minorHAnsi"/>
                <w:noProof/>
                <w:sz w:val="20"/>
                <w:szCs w:val="20"/>
              </w:rPr>
            </w:pPr>
            <w:r w:rsidRPr="00AA70B8">
              <w:rPr>
                <w:rFonts w:ascii="Calibri Light" w:hAnsi="Calibri Light" w:cstheme="minorHAnsi"/>
                <w:noProof/>
                <w:sz w:val="20"/>
                <w:szCs w:val="20"/>
              </w:rPr>
              <w:t>135</w:t>
            </w:r>
          </w:p>
        </w:tc>
        <w:tc>
          <w:tcPr>
            <w:tcW w:w="2736" w:type="dxa"/>
          </w:tcPr>
          <w:p w14:paraId="61AC4C64" w14:textId="40876FB6" w:rsidR="004B193B" w:rsidRPr="00AA70B8" w:rsidRDefault="001D3B18">
            <w:pPr>
              <w:pStyle w:val="TableParagraph"/>
              <w:spacing w:line="296" w:lineRule="exact"/>
              <w:ind w:left="1169" w:right="1157"/>
              <w:jc w:val="center"/>
              <w:rPr>
                <w:rFonts w:ascii="Calibri Light" w:hAnsi="Calibri Light" w:cstheme="minorHAnsi"/>
                <w:noProof/>
                <w:sz w:val="20"/>
                <w:szCs w:val="20"/>
              </w:rPr>
            </w:pPr>
            <w:r w:rsidRPr="00AA70B8">
              <w:rPr>
                <w:rFonts w:ascii="Calibri Light" w:hAnsi="Calibri Light" w:cstheme="minorHAnsi"/>
                <w:noProof/>
                <w:sz w:val="20"/>
                <w:szCs w:val="20"/>
              </w:rPr>
              <w:t>180</w:t>
            </w:r>
          </w:p>
        </w:tc>
      </w:tr>
    </w:tbl>
    <w:p w14:paraId="18131BDB" w14:textId="77777777" w:rsidR="004B193B" w:rsidRPr="00FE08B1" w:rsidRDefault="004B193B">
      <w:pPr>
        <w:pStyle w:val="BodyText"/>
        <w:spacing w:before="1"/>
        <w:rPr>
          <w:rFonts w:ascii="Calibri Light" w:hAnsi="Calibri Light" w:cstheme="minorHAnsi"/>
          <w:noProof/>
          <w:sz w:val="18"/>
        </w:rPr>
      </w:pPr>
    </w:p>
    <w:p w14:paraId="45B48C93" w14:textId="77777777" w:rsidR="00426E5F" w:rsidRPr="00FE08B1" w:rsidRDefault="00426E5F">
      <w:pPr>
        <w:pStyle w:val="BodyText"/>
        <w:spacing w:before="1"/>
        <w:rPr>
          <w:rFonts w:ascii="Calibri Light" w:hAnsi="Calibri Light" w:cstheme="minorHAnsi"/>
          <w:noProof/>
          <w:sz w:val="18"/>
        </w:rPr>
      </w:pPr>
    </w:p>
    <w:tbl>
      <w:tblPr>
        <w:tblW w:w="10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6"/>
        <w:gridCol w:w="360"/>
        <w:gridCol w:w="49"/>
        <w:gridCol w:w="1980"/>
        <w:gridCol w:w="90"/>
        <w:gridCol w:w="8100"/>
        <w:gridCol w:w="182"/>
      </w:tblGrid>
      <w:tr w:rsidR="004B193B" w:rsidRPr="00FE08B1" w14:paraId="5669B500" w14:textId="77777777" w:rsidTr="19E17A04">
        <w:trPr>
          <w:gridBefore w:val="1"/>
          <w:wBefore w:w="126" w:type="dxa"/>
          <w:trHeight w:val="290"/>
        </w:trPr>
        <w:tc>
          <w:tcPr>
            <w:tcW w:w="360" w:type="dxa"/>
            <w:shd w:val="clear" w:color="auto" w:fill="F1F1F1"/>
          </w:tcPr>
          <w:p w14:paraId="30206E09" w14:textId="77777777" w:rsidR="004B193B" w:rsidRPr="00FE08B1" w:rsidRDefault="004A49BF">
            <w:pPr>
              <w:pStyle w:val="TableParagraph"/>
              <w:spacing w:before="1" w:line="269" w:lineRule="exact"/>
              <w:ind w:left="124"/>
              <w:rPr>
                <w:rFonts w:ascii="Calibri Light" w:hAnsi="Calibri Light" w:cstheme="minorHAnsi"/>
                <w:noProof/>
              </w:rPr>
            </w:pPr>
            <w:r w:rsidRPr="00FE08B1">
              <w:rPr>
                <w:rFonts w:ascii="Calibri Light" w:hAnsi="Calibri Light" w:cstheme="minorHAnsi"/>
                <w:noProof/>
              </w:rPr>
              <w:t>#</w:t>
            </w:r>
          </w:p>
        </w:tc>
        <w:tc>
          <w:tcPr>
            <w:tcW w:w="10401" w:type="dxa"/>
            <w:gridSpan w:val="5"/>
            <w:shd w:val="clear" w:color="auto" w:fill="F1F1F1"/>
          </w:tcPr>
          <w:p w14:paraId="672A2210" w14:textId="77777777" w:rsidR="004B193B" w:rsidRPr="00FE08B1" w:rsidRDefault="004A49BF" w:rsidP="00953708">
            <w:pPr>
              <w:pStyle w:val="TableParagraph"/>
              <w:spacing w:before="1" w:line="269" w:lineRule="exact"/>
              <w:ind w:left="4016" w:right="2815"/>
              <w:rPr>
                <w:rFonts w:ascii="Calibri Light" w:hAnsi="Calibri Light" w:cstheme="minorHAnsi"/>
                <w:b/>
                <w:noProof/>
              </w:rPr>
            </w:pPr>
            <w:r w:rsidRPr="00FE08B1">
              <w:rPr>
                <w:rFonts w:ascii="Calibri Light" w:hAnsi="Calibri Light" w:cstheme="minorHAnsi"/>
                <w:b/>
                <w:noProof/>
              </w:rPr>
              <w:t>A</w:t>
            </w:r>
            <w:r w:rsidRPr="00FE08B1">
              <w:rPr>
                <w:rFonts w:ascii="Calibri Light" w:hAnsi="Calibri Light" w:cstheme="minorHAnsi"/>
                <w:b/>
                <w:noProof/>
                <w:sz w:val="18"/>
                <w:szCs w:val="18"/>
              </w:rPr>
              <w:t>SSESSMENT</w:t>
            </w:r>
            <w:r w:rsidRPr="00FE08B1">
              <w:rPr>
                <w:rFonts w:ascii="Calibri Light" w:hAnsi="Calibri Light" w:cstheme="minorHAnsi"/>
                <w:b/>
                <w:noProof/>
                <w:spacing w:val="44"/>
                <w:sz w:val="18"/>
                <w:szCs w:val="18"/>
              </w:rPr>
              <w:t xml:space="preserve"> </w:t>
            </w:r>
            <w:r w:rsidRPr="00FE08B1">
              <w:rPr>
                <w:rFonts w:ascii="Calibri Light" w:hAnsi="Calibri Light" w:cstheme="minorHAnsi"/>
                <w:b/>
                <w:noProof/>
              </w:rPr>
              <w:t>|</w:t>
            </w:r>
            <w:r w:rsidRPr="00FE08B1">
              <w:rPr>
                <w:rFonts w:ascii="Calibri Light" w:hAnsi="Calibri Light" w:cstheme="minorHAnsi"/>
                <w:b/>
                <w:noProof/>
                <w:spacing w:val="-11"/>
              </w:rPr>
              <w:t xml:space="preserve"> </w:t>
            </w:r>
            <w:r w:rsidRPr="00FE08B1">
              <w:rPr>
                <w:rFonts w:ascii="Calibri Light" w:hAnsi="Calibri Light" w:cstheme="minorHAnsi"/>
                <w:b/>
                <w:noProof/>
              </w:rPr>
              <w:t>შეფასება</w:t>
            </w:r>
          </w:p>
        </w:tc>
      </w:tr>
      <w:tr w:rsidR="004B193B" w:rsidRPr="00FE08B1" w14:paraId="5723BA23" w14:textId="77777777" w:rsidTr="19E17A04">
        <w:trPr>
          <w:gridBefore w:val="1"/>
          <w:wBefore w:w="126" w:type="dxa"/>
          <w:trHeight w:val="58"/>
        </w:trPr>
        <w:tc>
          <w:tcPr>
            <w:tcW w:w="360" w:type="dxa"/>
            <w:shd w:val="clear" w:color="auto" w:fill="F1F1F1"/>
            <w:vAlign w:val="center"/>
          </w:tcPr>
          <w:p w14:paraId="30519E23" w14:textId="77777777" w:rsidR="004B193B" w:rsidRPr="00AA70B8" w:rsidRDefault="004B193B" w:rsidP="00AA70B8">
            <w:pPr>
              <w:pStyle w:val="TableParagraph"/>
              <w:rPr>
                <w:rFonts w:ascii="Calibri Light" w:hAnsi="Calibri Light" w:cstheme="minorHAnsi"/>
                <w:noProof/>
                <w:sz w:val="20"/>
                <w:szCs w:val="20"/>
              </w:rPr>
            </w:pPr>
          </w:p>
          <w:p w14:paraId="462C7616" w14:textId="77777777" w:rsidR="004B193B" w:rsidRPr="00AA70B8" w:rsidRDefault="004B193B" w:rsidP="00AA70B8">
            <w:pPr>
              <w:pStyle w:val="TableParagraph"/>
              <w:rPr>
                <w:rFonts w:ascii="Calibri Light" w:hAnsi="Calibri Light" w:cstheme="minorHAnsi"/>
                <w:noProof/>
                <w:sz w:val="20"/>
                <w:szCs w:val="20"/>
              </w:rPr>
            </w:pPr>
          </w:p>
          <w:p w14:paraId="32BB0DDF" w14:textId="66964AB3" w:rsidR="004B193B" w:rsidRPr="00AA70B8" w:rsidRDefault="004B193B" w:rsidP="00AA70B8">
            <w:pPr>
              <w:pStyle w:val="TableParagraph"/>
              <w:rPr>
                <w:rFonts w:ascii="Calibri Light" w:hAnsi="Calibri Light" w:cstheme="minorHAnsi"/>
                <w:noProof/>
                <w:sz w:val="20"/>
                <w:szCs w:val="20"/>
              </w:rPr>
            </w:pPr>
          </w:p>
          <w:p w14:paraId="2EBC9131" w14:textId="131AC850" w:rsidR="00865959" w:rsidRPr="00AA70B8" w:rsidRDefault="00865959" w:rsidP="00AA70B8">
            <w:pPr>
              <w:pStyle w:val="TableParagraph"/>
              <w:rPr>
                <w:rFonts w:ascii="Calibri Light" w:hAnsi="Calibri Light" w:cstheme="minorHAnsi"/>
                <w:noProof/>
                <w:sz w:val="20"/>
                <w:szCs w:val="20"/>
              </w:rPr>
            </w:pPr>
          </w:p>
          <w:p w14:paraId="058371CB" w14:textId="1EB12C39" w:rsidR="00865959" w:rsidRPr="00AA70B8" w:rsidRDefault="00865959" w:rsidP="00AA70B8">
            <w:pPr>
              <w:pStyle w:val="TableParagraph"/>
              <w:rPr>
                <w:rFonts w:ascii="Calibri Light" w:hAnsi="Calibri Light" w:cstheme="minorHAnsi"/>
                <w:noProof/>
                <w:sz w:val="20"/>
                <w:szCs w:val="20"/>
              </w:rPr>
            </w:pPr>
          </w:p>
          <w:p w14:paraId="0DFA5862" w14:textId="581D5AA0" w:rsidR="00865959" w:rsidRPr="00AA70B8" w:rsidRDefault="00865959" w:rsidP="00AA70B8">
            <w:pPr>
              <w:pStyle w:val="TableParagraph"/>
              <w:rPr>
                <w:rFonts w:ascii="Calibri Light" w:hAnsi="Calibri Light" w:cstheme="minorHAnsi"/>
                <w:noProof/>
                <w:sz w:val="20"/>
                <w:szCs w:val="20"/>
              </w:rPr>
            </w:pPr>
          </w:p>
          <w:p w14:paraId="4D1002B8" w14:textId="77777777" w:rsidR="004B193B" w:rsidRPr="00AA70B8" w:rsidRDefault="004A49BF" w:rsidP="00AA70B8">
            <w:pPr>
              <w:pStyle w:val="TableParagraph"/>
              <w:ind w:left="107"/>
              <w:rPr>
                <w:rFonts w:ascii="Calibri Light" w:hAnsi="Calibri Light" w:cstheme="minorHAnsi"/>
                <w:noProof/>
                <w:sz w:val="20"/>
                <w:szCs w:val="20"/>
              </w:rPr>
            </w:pPr>
            <w:r w:rsidRPr="00AA70B8">
              <w:rPr>
                <w:rFonts w:ascii="Calibri Light" w:hAnsi="Calibri Light" w:cstheme="minorHAnsi"/>
                <w:noProof/>
                <w:sz w:val="20"/>
                <w:szCs w:val="20"/>
              </w:rPr>
              <w:t>1.</w:t>
            </w:r>
          </w:p>
        </w:tc>
        <w:tc>
          <w:tcPr>
            <w:tcW w:w="2029" w:type="dxa"/>
            <w:gridSpan w:val="2"/>
            <w:shd w:val="clear" w:color="auto" w:fill="F1F1F1"/>
          </w:tcPr>
          <w:p w14:paraId="36E7AEEB" w14:textId="77777777" w:rsidR="00865959" w:rsidRPr="00AA70B8" w:rsidRDefault="00865959">
            <w:pPr>
              <w:pStyle w:val="TableParagraph"/>
              <w:spacing w:before="1"/>
              <w:ind w:left="211" w:right="205"/>
              <w:jc w:val="center"/>
              <w:rPr>
                <w:rFonts w:ascii="Calibri Light" w:hAnsi="Calibri Light" w:cstheme="minorHAnsi"/>
                <w:noProof/>
                <w:sz w:val="20"/>
                <w:szCs w:val="20"/>
              </w:rPr>
            </w:pPr>
          </w:p>
          <w:p w14:paraId="4D53B1EE" w14:textId="4F9EA5E0" w:rsidR="004B193B" w:rsidRPr="00AA70B8" w:rsidRDefault="004A49BF">
            <w:pPr>
              <w:pStyle w:val="TableParagraph"/>
              <w:spacing w:before="1"/>
              <w:ind w:left="211" w:right="205"/>
              <w:jc w:val="center"/>
              <w:rPr>
                <w:rFonts w:ascii="Calibri Light" w:hAnsi="Calibri Light" w:cstheme="minorHAnsi"/>
                <w:noProof/>
                <w:sz w:val="20"/>
                <w:szCs w:val="20"/>
              </w:rPr>
            </w:pPr>
            <w:r w:rsidRPr="00AA70B8">
              <w:rPr>
                <w:rFonts w:ascii="Calibri Light" w:hAnsi="Calibri Light" w:cstheme="minorHAnsi"/>
                <w:noProof/>
                <w:sz w:val="20"/>
                <w:szCs w:val="20"/>
              </w:rPr>
              <w:t>Midterm, Final and Continuous</w:t>
            </w:r>
            <w:r w:rsidRPr="00AA70B8">
              <w:rPr>
                <w:rFonts w:ascii="Calibri Light" w:hAnsi="Calibri Light" w:cstheme="minorHAnsi"/>
                <w:noProof/>
                <w:spacing w:val="-52"/>
                <w:sz w:val="20"/>
                <w:szCs w:val="20"/>
              </w:rPr>
              <w:t xml:space="preserve"> </w:t>
            </w:r>
            <w:r w:rsidRPr="00AA70B8">
              <w:rPr>
                <w:rFonts w:ascii="Calibri Light" w:hAnsi="Calibri Light" w:cstheme="minorHAnsi"/>
                <w:noProof/>
                <w:sz w:val="20"/>
                <w:szCs w:val="20"/>
              </w:rPr>
              <w:t>Evaluation</w:t>
            </w:r>
            <w:r w:rsidRPr="00AA70B8">
              <w:rPr>
                <w:rFonts w:ascii="Calibri Light" w:hAnsi="Calibri Light" w:cstheme="minorHAnsi"/>
                <w:noProof/>
                <w:spacing w:val="-3"/>
                <w:sz w:val="20"/>
                <w:szCs w:val="20"/>
              </w:rPr>
              <w:t xml:space="preserve"> </w:t>
            </w:r>
            <w:r w:rsidRPr="00AA70B8">
              <w:rPr>
                <w:rFonts w:ascii="Calibri Light" w:hAnsi="Calibri Light" w:cstheme="minorHAnsi"/>
                <w:noProof/>
                <w:sz w:val="20"/>
                <w:szCs w:val="20"/>
              </w:rPr>
              <w:t>Components |</w:t>
            </w:r>
          </w:p>
          <w:p w14:paraId="3A8959FE" w14:textId="77777777" w:rsidR="004B193B" w:rsidRPr="00AA70B8" w:rsidRDefault="004A49BF">
            <w:pPr>
              <w:pStyle w:val="TableParagraph"/>
              <w:ind w:left="209" w:right="206"/>
              <w:jc w:val="center"/>
              <w:rPr>
                <w:rFonts w:ascii="Calibri Light" w:hAnsi="Calibri Light" w:cstheme="minorHAnsi"/>
                <w:noProof/>
                <w:sz w:val="20"/>
                <w:szCs w:val="20"/>
              </w:rPr>
            </w:pPr>
            <w:r w:rsidRPr="00AA70B8">
              <w:rPr>
                <w:rFonts w:ascii="Calibri Light" w:hAnsi="Calibri Light" w:cstheme="minorHAnsi"/>
                <w:noProof/>
                <w:sz w:val="20"/>
                <w:szCs w:val="20"/>
              </w:rPr>
              <w:t>შუალედური, დასკვნითი და</w:t>
            </w:r>
            <w:r w:rsidRPr="00AA70B8">
              <w:rPr>
                <w:rFonts w:ascii="Calibri Light" w:hAnsi="Calibri Light" w:cstheme="minorHAnsi"/>
                <w:noProof/>
                <w:spacing w:val="-52"/>
                <w:sz w:val="20"/>
                <w:szCs w:val="20"/>
              </w:rPr>
              <w:t xml:space="preserve"> </w:t>
            </w:r>
            <w:r w:rsidRPr="00AA70B8">
              <w:rPr>
                <w:rFonts w:ascii="Calibri Light" w:hAnsi="Calibri Light" w:cstheme="minorHAnsi"/>
                <w:noProof/>
                <w:sz w:val="20"/>
                <w:szCs w:val="20"/>
              </w:rPr>
              <w:t>უწყვეტი შეფასების</w:t>
            </w:r>
            <w:r w:rsidRPr="00AA70B8">
              <w:rPr>
                <w:rFonts w:ascii="Calibri Light" w:hAnsi="Calibri Light" w:cstheme="minorHAnsi"/>
                <w:noProof/>
                <w:spacing w:val="1"/>
                <w:sz w:val="20"/>
                <w:szCs w:val="20"/>
              </w:rPr>
              <w:t xml:space="preserve"> </w:t>
            </w:r>
            <w:r w:rsidRPr="00AA70B8">
              <w:rPr>
                <w:rFonts w:ascii="Calibri Light" w:hAnsi="Calibri Light" w:cstheme="minorHAnsi"/>
                <w:noProof/>
                <w:sz w:val="20"/>
                <w:szCs w:val="20"/>
              </w:rPr>
              <w:t>კომპონენტები</w:t>
            </w:r>
          </w:p>
          <w:p w14:paraId="75A01D9A" w14:textId="77777777" w:rsidR="00286AB7" w:rsidRPr="00AA70B8" w:rsidRDefault="00286AB7" w:rsidP="00865959">
            <w:pPr>
              <w:pStyle w:val="TableParagraph"/>
              <w:ind w:right="206"/>
              <w:rPr>
                <w:rFonts w:ascii="Calibri Light" w:hAnsi="Calibri Light" w:cstheme="minorHAnsi"/>
                <w:noProof/>
                <w:sz w:val="20"/>
                <w:szCs w:val="20"/>
              </w:rPr>
            </w:pPr>
          </w:p>
          <w:p w14:paraId="04E6B0E6" w14:textId="77777777" w:rsidR="00FE08B1" w:rsidRPr="00AA70B8" w:rsidRDefault="00FE08B1" w:rsidP="00865959">
            <w:pPr>
              <w:pStyle w:val="TableParagraph"/>
              <w:ind w:right="206"/>
              <w:rPr>
                <w:rFonts w:ascii="Calibri Light" w:hAnsi="Calibri Light" w:cstheme="minorHAnsi"/>
                <w:noProof/>
                <w:sz w:val="20"/>
                <w:szCs w:val="20"/>
              </w:rPr>
            </w:pPr>
          </w:p>
          <w:p w14:paraId="1EDDDE31" w14:textId="1A9C9AAD" w:rsidR="00FE08B1" w:rsidRPr="00AA70B8" w:rsidRDefault="00FE08B1" w:rsidP="00865959">
            <w:pPr>
              <w:pStyle w:val="TableParagraph"/>
              <w:ind w:right="206"/>
              <w:rPr>
                <w:rFonts w:ascii="Calibri Light" w:hAnsi="Calibri Light" w:cstheme="minorHAnsi"/>
                <w:noProof/>
                <w:sz w:val="20"/>
                <w:szCs w:val="20"/>
              </w:rPr>
            </w:pPr>
          </w:p>
        </w:tc>
        <w:tc>
          <w:tcPr>
            <w:tcW w:w="8372" w:type="dxa"/>
            <w:gridSpan w:val="3"/>
          </w:tcPr>
          <w:p w14:paraId="40A1B267" w14:textId="77777777" w:rsidR="004B193B" w:rsidRPr="00FE08B1" w:rsidRDefault="004B193B">
            <w:pPr>
              <w:pStyle w:val="TableParagraph"/>
              <w:spacing w:before="1" w:line="244" w:lineRule="exact"/>
              <w:ind w:left="107"/>
              <w:rPr>
                <w:rFonts w:ascii="Calibri Light" w:hAnsi="Calibri Light" w:cstheme="minorHAnsi"/>
                <w:noProof/>
                <w:sz w:val="20"/>
              </w:rPr>
            </w:pPr>
          </w:p>
          <w:tbl>
            <w:tblPr>
              <w:tblStyle w:val="TableGrid"/>
              <w:tblW w:w="8112" w:type="dxa"/>
              <w:tblInd w:w="137" w:type="dxa"/>
              <w:tblLook w:val="04A0" w:firstRow="1" w:lastRow="0" w:firstColumn="1" w:lastColumn="0" w:noHBand="0" w:noVBand="1"/>
            </w:tblPr>
            <w:tblGrid>
              <w:gridCol w:w="3442"/>
              <w:gridCol w:w="1527"/>
              <w:gridCol w:w="1706"/>
              <w:gridCol w:w="1437"/>
            </w:tblGrid>
            <w:tr w:rsidR="00EA485D" w:rsidRPr="00FE08B1" w14:paraId="7553C313" w14:textId="77777777" w:rsidTr="000E2B22">
              <w:trPr>
                <w:trHeight w:val="496"/>
              </w:trPr>
              <w:tc>
                <w:tcPr>
                  <w:tcW w:w="3442" w:type="dxa"/>
                  <w:shd w:val="clear" w:color="auto" w:fill="002060"/>
                </w:tcPr>
                <w:p w14:paraId="1645E087" w14:textId="77777777" w:rsidR="00EA485D" w:rsidRPr="00FE08B1" w:rsidRDefault="00EA485D" w:rsidP="00EA485D">
                  <w:pPr>
                    <w:jc w:val="center"/>
                    <w:rPr>
                      <w:rFonts w:ascii="Calibri Light" w:hAnsi="Calibri Light" w:cstheme="minorHAnsi"/>
                      <w:b/>
                      <w:noProof/>
                      <w:color w:val="FFFFFF" w:themeColor="background1"/>
                      <w:sz w:val="20"/>
                      <w:szCs w:val="20"/>
                      <w:lang w:eastAsia="de-DE"/>
                    </w:rPr>
                  </w:pPr>
                  <w:r w:rsidRPr="00FE08B1">
                    <w:rPr>
                      <w:rFonts w:ascii="Calibri Light" w:hAnsi="Calibri Light" w:cstheme="minorHAnsi"/>
                      <w:b/>
                      <w:noProof/>
                      <w:color w:val="FFFFFF" w:themeColor="background1"/>
                      <w:sz w:val="20"/>
                      <w:szCs w:val="20"/>
                      <w:lang w:eastAsia="de-DE"/>
                    </w:rPr>
                    <w:t>Evaluation Components</w:t>
                  </w:r>
                </w:p>
                <w:p w14:paraId="11C35CFC" w14:textId="77777777" w:rsidR="00EA485D" w:rsidRPr="00FE08B1" w:rsidRDefault="00EA485D" w:rsidP="00EA485D">
                  <w:pPr>
                    <w:jc w:val="center"/>
                    <w:rPr>
                      <w:rFonts w:ascii="Calibri Light" w:hAnsi="Calibri Light" w:cstheme="minorHAnsi"/>
                      <w:b/>
                      <w:noProof/>
                      <w:color w:val="FFFFFF" w:themeColor="background1"/>
                      <w:sz w:val="20"/>
                      <w:szCs w:val="20"/>
                      <w:lang w:eastAsia="de-DE"/>
                    </w:rPr>
                  </w:pPr>
                </w:p>
              </w:tc>
              <w:tc>
                <w:tcPr>
                  <w:tcW w:w="1527" w:type="dxa"/>
                  <w:shd w:val="clear" w:color="auto" w:fill="002060"/>
                </w:tcPr>
                <w:p w14:paraId="0ED2DD08" w14:textId="77777777" w:rsidR="00EA485D" w:rsidRPr="00FE08B1" w:rsidRDefault="00EA485D" w:rsidP="00EA485D">
                  <w:pPr>
                    <w:jc w:val="center"/>
                    <w:rPr>
                      <w:rFonts w:ascii="Calibri Light" w:hAnsi="Calibri Light" w:cstheme="minorHAnsi"/>
                      <w:b/>
                      <w:noProof/>
                      <w:color w:val="FFFFFF" w:themeColor="background1"/>
                      <w:sz w:val="20"/>
                      <w:szCs w:val="20"/>
                      <w:lang w:eastAsia="de-DE"/>
                    </w:rPr>
                  </w:pPr>
                  <w:r w:rsidRPr="00FE08B1">
                    <w:rPr>
                      <w:rFonts w:ascii="Calibri Light" w:hAnsi="Calibri Light" w:cstheme="minorHAnsi"/>
                      <w:b/>
                      <w:noProof/>
                      <w:color w:val="FFFFFF" w:themeColor="background1"/>
                      <w:sz w:val="20"/>
                      <w:szCs w:val="20"/>
                      <w:lang w:eastAsia="de-DE"/>
                    </w:rPr>
                    <w:t>Number of Components</w:t>
                  </w:r>
                </w:p>
              </w:tc>
              <w:tc>
                <w:tcPr>
                  <w:tcW w:w="1706" w:type="dxa"/>
                  <w:shd w:val="clear" w:color="auto" w:fill="002060"/>
                </w:tcPr>
                <w:p w14:paraId="4A763933" w14:textId="77777777" w:rsidR="00EA485D" w:rsidRPr="00FE08B1" w:rsidRDefault="00EA485D" w:rsidP="00EA485D">
                  <w:pPr>
                    <w:jc w:val="center"/>
                    <w:rPr>
                      <w:rFonts w:ascii="Calibri Light" w:hAnsi="Calibri Light" w:cstheme="minorHAnsi"/>
                      <w:b/>
                      <w:noProof/>
                      <w:color w:val="FFFFFF" w:themeColor="background1"/>
                      <w:sz w:val="20"/>
                      <w:szCs w:val="20"/>
                      <w:lang w:eastAsia="de-DE"/>
                    </w:rPr>
                  </w:pPr>
                  <w:r w:rsidRPr="00FE08B1">
                    <w:rPr>
                      <w:rFonts w:ascii="Calibri Light" w:hAnsi="Calibri Light" w:cstheme="minorHAnsi"/>
                      <w:b/>
                      <w:noProof/>
                      <w:color w:val="FFFFFF" w:themeColor="background1"/>
                      <w:sz w:val="20"/>
                      <w:szCs w:val="20"/>
                      <w:lang w:eastAsia="de-DE"/>
                    </w:rPr>
                    <w:t>Points for Each Component</w:t>
                  </w:r>
                </w:p>
              </w:tc>
              <w:tc>
                <w:tcPr>
                  <w:tcW w:w="1437" w:type="dxa"/>
                  <w:shd w:val="clear" w:color="auto" w:fill="002060"/>
                </w:tcPr>
                <w:p w14:paraId="347D2355" w14:textId="77777777" w:rsidR="00EA485D" w:rsidRPr="00FE08B1" w:rsidRDefault="00EA485D" w:rsidP="00EA485D">
                  <w:pPr>
                    <w:jc w:val="center"/>
                    <w:rPr>
                      <w:rFonts w:ascii="Calibri Light" w:hAnsi="Calibri Light" w:cstheme="minorHAnsi"/>
                      <w:b/>
                      <w:noProof/>
                      <w:color w:val="FFFFFF" w:themeColor="background1"/>
                      <w:sz w:val="20"/>
                      <w:szCs w:val="20"/>
                      <w:lang w:eastAsia="de-DE"/>
                    </w:rPr>
                  </w:pPr>
                </w:p>
                <w:p w14:paraId="3FC14A7F" w14:textId="295DBB20" w:rsidR="00EA485D" w:rsidRPr="00FE08B1" w:rsidRDefault="00EA485D" w:rsidP="00EA485D">
                  <w:pPr>
                    <w:jc w:val="center"/>
                    <w:rPr>
                      <w:rFonts w:ascii="Calibri Light" w:hAnsi="Calibri Light" w:cstheme="minorHAnsi"/>
                      <w:b/>
                      <w:noProof/>
                      <w:color w:val="FFFFFF" w:themeColor="background1"/>
                      <w:sz w:val="20"/>
                      <w:szCs w:val="20"/>
                      <w:lang w:eastAsia="de-DE"/>
                    </w:rPr>
                  </w:pPr>
                  <w:r w:rsidRPr="00FE08B1">
                    <w:rPr>
                      <w:rFonts w:ascii="Calibri Light" w:hAnsi="Calibri Light" w:cstheme="minorHAnsi"/>
                      <w:b/>
                      <w:noProof/>
                      <w:color w:val="FFFFFF" w:themeColor="background1"/>
                      <w:sz w:val="20"/>
                      <w:szCs w:val="20"/>
                      <w:lang w:eastAsia="de-DE"/>
                    </w:rPr>
                    <w:t xml:space="preserve">Total </w:t>
                  </w:r>
                  <w:r w:rsidR="001D3B18" w:rsidRPr="00FE08B1">
                    <w:rPr>
                      <w:rFonts w:ascii="Calibri Light" w:hAnsi="Calibri Light" w:cstheme="minorHAnsi"/>
                      <w:b/>
                      <w:noProof/>
                      <w:color w:val="FFFFFF" w:themeColor="background1"/>
                      <w:sz w:val="20"/>
                      <w:szCs w:val="20"/>
                      <w:lang w:eastAsia="de-DE"/>
                    </w:rPr>
                    <w:t>Points</w:t>
                  </w:r>
                </w:p>
              </w:tc>
            </w:tr>
            <w:tr w:rsidR="00D76338" w:rsidRPr="00FE08B1" w14:paraId="4F8D78FA" w14:textId="77777777" w:rsidTr="000E2B22">
              <w:trPr>
                <w:trHeight w:val="194"/>
              </w:trPr>
              <w:tc>
                <w:tcPr>
                  <w:tcW w:w="3442" w:type="dxa"/>
                </w:tcPr>
                <w:p w14:paraId="296FA10C" w14:textId="5F51882A" w:rsidR="00D76338" w:rsidRPr="00FE08B1" w:rsidRDefault="00D76338" w:rsidP="00D76338">
                  <w:pPr>
                    <w:rPr>
                      <w:rFonts w:ascii="Calibri Light" w:hAnsi="Calibri Light" w:cstheme="minorHAnsi"/>
                      <w:noProof/>
                      <w:sz w:val="20"/>
                      <w:szCs w:val="20"/>
                      <w:lang w:eastAsia="de-DE"/>
                    </w:rPr>
                  </w:pPr>
                  <w:r w:rsidRPr="00FE08B1">
                    <w:rPr>
                      <w:rFonts w:ascii="Calibri Light" w:hAnsi="Calibri Light" w:cstheme="minorHAnsi"/>
                      <w:noProof/>
                      <w:sz w:val="20"/>
                      <w:szCs w:val="20"/>
                      <w:lang w:eastAsia="de-DE"/>
                    </w:rPr>
                    <w:t>Team Project</w:t>
                  </w:r>
                </w:p>
              </w:tc>
              <w:tc>
                <w:tcPr>
                  <w:tcW w:w="1527" w:type="dxa"/>
                </w:tcPr>
                <w:p w14:paraId="3A8207A0" w14:textId="4B16B0EC" w:rsidR="00D76338" w:rsidRPr="00FE08B1" w:rsidRDefault="00D76338" w:rsidP="00D76338">
                  <w:pPr>
                    <w:jc w:val="center"/>
                    <w:rPr>
                      <w:rFonts w:ascii="Calibri Light" w:hAnsi="Calibri Light" w:cstheme="minorHAnsi"/>
                      <w:noProof/>
                      <w:sz w:val="20"/>
                      <w:szCs w:val="20"/>
                      <w:lang w:eastAsia="de-DE"/>
                    </w:rPr>
                  </w:pPr>
                  <w:r w:rsidRPr="00FE08B1">
                    <w:rPr>
                      <w:rFonts w:ascii="Calibri Light" w:hAnsi="Calibri Light" w:cstheme="minorHAnsi"/>
                      <w:noProof/>
                      <w:sz w:val="20"/>
                      <w:szCs w:val="20"/>
                      <w:lang w:eastAsia="de-DE"/>
                    </w:rPr>
                    <w:t>1</w:t>
                  </w:r>
                </w:p>
              </w:tc>
              <w:tc>
                <w:tcPr>
                  <w:tcW w:w="1706" w:type="dxa"/>
                </w:tcPr>
                <w:p w14:paraId="296B5CCB" w14:textId="0F6A7D26" w:rsidR="00D76338" w:rsidRPr="00FE08B1" w:rsidRDefault="008717DB" w:rsidP="00D76338">
                  <w:pPr>
                    <w:jc w:val="center"/>
                    <w:rPr>
                      <w:rFonts w:ascii="Calibri Light" w:hAnsi="Calibri Light" w:cstheme="minorHAnsi"/>
                      <w:noProof/>
                      <w:sz w:val="20"/>
                      <w:szCs w:val="20"/>
                      <w:lang w:eastAsia="de-DE"/>
                    </w:rPr>
                  </w:pPr>
                  <w:r w:rsidRPr="00FE08B1">
                    <w:rPr>
                      <w:rFonts w:ascii="Calibri Light" w:hAnsi="Calibri Light" w:cstheme="minorHAnsi"/>
                      <w:noProof/>
                      <w:sz w:val="20"/>
                      <w:szCs w:val="20"/>
                      <w:lang w:eastAsia="de-DE"/>
                    </w:rPr>
                    <w:t>9</w:t>
                  </w:r>
                  <w:r w:rsidR="00D76338" w:rsidRPr="00FE08B1">
                    <w:rPr>
                      <w:rFonts w:ascii="Calibri Light" w:hAnsi="Calibri Light" w:cstheme="minorHAnsi"/>
                      <w:noProof/>
                      <w:sz w:val="20"/>
                      <w:szCs w:val="20"/>
                      <w:lang w:eastAsia="de-DE"/>
                    </w:rPr>
                    <w:t>+</w:t>
                  </w:r>
                  <w:r w:rsidRPr="00FE08B1">
                    <w:rPr>
                      <w:rFonts w:ascii="Calibri Light" w:hAnsi="Calibri Light" w:cstheme="minorHAnsi"/>
                      <w:noProof/>
                      <w:sz w:val="20"/>
                      <w:szCs w:val="20"/>
                      <w:lang w:eastAsia="de-DE"/>
                    </w:rPr>
                    <w:t>1</w:t>
                  </w:r>
                  <w:r w:rsidR="00D44A46">
                    <w:rPr>
                      <w:rFonts w:ascii="Calibri Light" w:hAnsi="Calibri Light" w:cstheme="minorHAnsi"/>
                      <w:noProof/>
                      <w:sz w:val="20"/>
                      <w:szCs w:val="20"/>
                      <w:lang w:eastAsia="de-DE"/>
                    </w:rPr>
                    <w:t>7</w:t>
                  </w:r>
                </w:p>
              </w:tc>
              <w:tc>
                <w:tcPr>
                  <w:tcW w:w="1437" w:type="dxa"/>
                </w:tcPr>
                <w:p w14:paraId="16D39F28" w14:textId="60E7CDF9" w:rsidR="00D76338" w:rsidRPr="00FE08B1" w:rsidRDefault="008717DB" w:rsidP="00D76338">
                  <w:pPr>
                    <w:jc w:val="center"/>
                    <w:rPr>
                      <w:rFonts w:ascii="Calibri Light" w:hAnsi="Calibri Light" w:cstheme="minorHAnsi"/>
                      <w:noProof/>
                      <w:sz w:val="20"/>
                      <w:szCs w:val="20"/>
                      <w:lang w:eastAsia="de-DE"/>
                    </w:rPr>
                  </w:pPr>
                  <w:r w:rsidRPr="00FE08B1">
                    <w:rPr>
                      <w:rFonts w:ascii="Calibri Light" w:hAnsi="Calibri Light" w:cstheme="minorHAnsi"/>
                      <w:noProof/>
                      <w:sz w:val="20"/>
                      <w:szCs w:val="20"/>
                      <w:lang w:eastAsia="de-DE"/>
                    </w:rPr>
                    <w:t>2</w:t>
                  </w:r>
                  <w:r w:rsidR="003874F3">
                    <w:rPr>
                      <w:rFonts w:ascii="Calibri Light" w:hAnsi="Calibri Light" w:cstheme="minorHAnsi"/>
                      <w:noProof/>
                      <w:sz w:val="20"/>
                      <w:szCs w:val="20"/>
                      <w:lang w:eastAsia="de-DE"/>
                    </w:rPr>
                    <w:t>6</w:t>
                  </w:r>
                </w:p>
              </w:tc>
            </w:tr>
            <w:tr w:rsidR="000D0230" w:rsidRPr="00FE08B1" w14:paraId="15445E90" w14:textId="77777777" w:rsidTr="000E2B22">
              <w:trPr>
                <w:trHeight w:val="220"/>
              </w:trPr>
              <w:tc>
                <w:tcPr>
                  <w:tcW w:w="3442" w:type="dxa"/>
                </w:tcPr>
                <w:p w14:paraId="0DAF1936" w14:textId="5B76EB49" w:rsidR="000D0230" w:rsidRPr="00FE08B1" w:rsidRDefault="00BA5D53" w:rsidP="00EA485D">
                  <w:pPr>
                    <w:rPr>
                      <w:rFonts w:ascii="Calibri Light" w:hAnsi="Calibri Light" w:cstheme="minorHAnsi"/>
                      <w:noProof/>
                      <w:sz w:val="20"/>
                      <w:szCs w:val="20"/>
                      <w:lang w:eastAsia="de-DE"/>
                    </w:rPr>
                  </w:pPr>
                  <w:r w:rsidRPr="00FE08B1">
                    <w:rPr>
                      <w:rFonts w:ascii="Calibri Light" w:hAnsi="Calibri Light" w:cstheme="minorHAnsi"/>
                      <w:noProof/>
                      <w:sz w:val="20"/>
                      <w:szCs w:val="20"/>
                      <w:lang w:eastAsia="de-DE"/>
                    </w:rPr>
                    <w:t>Class Assignment</w:t>
                  </w:r>
                  <w:r w:rsidR="00E47365" w:rsidRPr="00FE08B1">
                    <w:rPr>
                      <w:rFonts w:ascii="Calibri Light" w:hAnsi="Calibri Light" w:cstheme="minorHAnsi"/>
                      <w:noProof/>
                      <w:sz w:val="20"/>
                      <w:szCs w:val="20"/>
                      <w:lang w:eastAsia="de-DE"/>
                    </w:rPr>
                    <w:t>s</w:t>
                  </w:r>
                </w:p>
              </w:tc>
              <w:tc>
                <w:tcPr>
                  <w:tcW w:w="1527" w:type="dxa"/>
                </w:tcPr>
                <w:p w14:paraId="1166F2C1" w14:textId="1B423CA3" w:rsidR="000D0230" w:rsidRPr="00FE08B1" w:rsidRDefault="003874F3" w:rsidP="00EA485D">
                  <w:pPr>
                    <w:jc w:val="center"/>
                    <w:rPr>
                      <w:rFonts w:ascii="Calibri Light" w:hAnsi="Calibri Light" w:cstheme="minorHAnsi"/>
                      <w:noProof/>
                      <w:sz w:val="20"/>
                      <w:szCs w:val="20"/>
                      <w:lang w:eastAsia="de-DE"/>
                    </w:rPr>
                  </w:pPr>
                  <w:r>
                    <w:rPr>
                      <w:rFonts w:ascii="Calibri Light" w:hAnsi="Calibri Light" w:cstheme="minorHAnsi"/>
                      <w:noProof/>
                      <w:sz w:val="20"/>
                      <w:szCs w:val="20"/>
                      <w:lang w:eastAsia="de-DE"/>
                    </w:rPr>
                    <w:t>3</w:t>
                  </w:r>
                </w:p>
              </w:tc>
              <w:tc>
                <w:tcPr>
                  <w:tcW w:w="1706" w:type="dxa"/>
                </w:tcPr>
                <w:p w14:paraId="357B8A30" w14:textId="740D920A" w:rsidR="000D0230" w:rsidRPr="00FE08B1" w:rsidRDefault="003874F3" w:rsidP="00EA485D">
                  <w:pPr>
                    <w:jc w:val="center"/>
                    <w:rPr>
                      <w:rFonts w:ascii="Calibri Light" w:hAnsi="Calibri Light" w:cstheme="minorHAnsi"/>
                      <w:noProof/>
                      <w:sz w:val="20"/>
                      <w:szCs w:val="20"/>
                      <w:lang w:eastAsia="de-DE"/>
                    </w:rPr>
                  </w:pPr>
                  <w:r>
                    <w:rPr>
                      <w:rFonts w:ascii="Calibri Light" w:hAnsi="Calibri Light" w:cstheme="minorHAnsi"/>
                      <w:noProof/>
                      <w:sz w:val="20"/>
                      <w:szCs w:val="20"/>
                      <w:lang w:eastAsia="de-DE"/>
                    </w:rPr>
                    <w:t>4</w:t>
                  </w:r>
                </w:p>
              </w:tc>
              <w:tc>
                <w:tcPr>
                  <w:tcW w:w="1437" w:type="dxa"/>
                </w:tcPr>
                <w:p w14:paraId="5F71367E" w14:textId="2846A248" w:rsidR="000D0230" w:rsidRPr="00FE08B1" w:rsidRDefault="008717DB" w:rsidP="00EA485D">
                  <w:pPr>
                    <w:jc w:val="center"/>
                    <w:rPr>
                      <w:rFonts w:ascii="Calibri Light" w:hAnsi="Calibri Light" w:cstheme="minorHAnsi"/>
                      <w:noProof/>
                      <w:sz w:val="20"/>
                      <w:szCs w:val="20"/>
                      <w:lang w:eastAsia="de-DE"/>
                    </w:rPr>
                  </w:pPr>
                  <w:r w:rsidRPr="00FE08B1">
                    <w:rPr>
                      <w:rFonts w:ascii="Calibri Light" w:hAnsi="Calibri Light" w:cstheme="minorHAnsi"/>
                      <w:noProof/>
                      <w:sz w:val="20"/>
                      <w:szCs w:val="20"/>
                      <w:lang w:eastAsia="de-DE"/>
                    </w:rPr>
                    <w:t>1</w:t>
                  </w:r>
                  <w:r w:rsidR="003874F3">
                    <w:rPr>
                      <w:rFonts w:ascii="Calibri Light" w:hAnsi="Calibri Light" w:cstheme="minorHAnsi"/>
                      <w:noProof/>
                      <w:sz w:val="20"/>
                      <w:szCs w:val="20"/>
                      <w:lang w:eastAsia="de-DE"/>
                    </w:rPr>
                    <w:t>2</w:t>
                  </w:r>
                </w:p>
              </w:tc>
            </w:tr>
            <w:tr w:rsidR="00EA485D" w:rsidRPr="00FE08B1" w14:paraId="6D7E661C" w14:textId="77777777" w:rsidTr="000E2B22">
              <w:trPr>
                <w:trHeight w:val="161"/>
              </w:trPr>
              <w:tc>
                <w:tcPr>
                  <w:tcW w:w="3442" w:type="dxa"/>
                </w:tcPr>
                <w:p w14:paraId="0166F88C" w14:textId="77777777" w:rsidR="00EA485D" w:rsidRPr="00FE08B1" w:rsidRDefault="00706E98" w:rsidP="00EA485D">
                  <w:pPr>
                    <w:rPr>
                      <w:rFonts w:ascii="Calibri Light" w:hAnsi="Calibri Light" w:cstheme="minorHAnsi"/>
                      <w:noProof/>
                      <w:sz w:val="20"/>
                      <w:szCs w:val="20"/>
                      <w:lang w:eastAsia="de-DE"/>
                    </w:rPr>
                  </w:pPr>
                  <w:r w:rsidRPr="00FE08B1">
                    <w:rPr>
                      <w:rFonts w:ascii="Calibri Light" w:hAnsi="Calibri Light" w:cstheme="minorHAnsi"/>
                      <w:noProof/>
                      <w:sz w:val="20"/>
                      <w:szCs w:val="20"/>
                      <w:lang w:eastAsia="de-DE"/>
                    </w:rPr>
                    <w:t>Quizzes</w:t>
                  </w:r>
                </w:p>
              </w:tc>
              <w:tc>
                <w:tcPr>
                  <w:tcW w:w="1527" w:type="dxa"/>
                </w:tcPr>
                <w:p w14:paraId="6659D1A6" w14:textId="181E9068" w:rsidR="00EA485D" w:rsidRPr="00FE08B1" w:rsidRDefault="003874F3" w:rsidP="00EA485D">
                  <w:pPr>
                    <w:jc w:val="center"/>
                    <w:rPr>
                      <w:rFonts w:ascii="Calibri Light" w:hAnsi="Calibri Light" w:cstheme="minorHAnsi"/>
                      <w:noProof/>
                      <w:sz w:val="20"/>
                      <w:szCs w:val="20"/>
                      <w:lang w:eastAsia="de-DE"/>
                    </w:rPr>
                  </w:pPr>
                  <w:r>
                    <w:rPr>
                      <w:rFonts w:ascii="Calibri Light" w:hAnsi="Calibri Light" w:cstheme="minorHAnsi"/>
                      <w:noProof/>
                      <w:sz w:val="20"/>
                      <w:szCs w:val="20"/>
                      <w:lang w:eastAsia="de-DE"/>
                    </w:rPr>
                    <w:t>4</w:t>
                  </w:r>
                </w:p>
              </w:tc>
              <w:tc>
                <w:tcPr>
                  <w:tcW w:w="1706" w:type="dxa"/>
                </w:tcPr>
                <w:p w14:paraId="1ECCAF64" w14:textId="6D1BC2F0" w:rsidR="00EA485D" w:rsidRPr="00FE08B1" w:rsidRDefault="003874F3" w:rsidP="00EA485D">
                  <w:pPr>
                    <w:jc w:val="center"/>
                    <w:rPr>
                      <w:rFonts w:ascii="Calibri Light" w:hAnsi="Calibri Light" w:cstheme="minorHAnsi"/>
                      <w:noProof/>
                      <w:color w:val="FF0000"/>
                      <w:sz w:val="20"/>
                      <w:szCs w:val="20"/>
                      <w:lang w:eastAsia="de-DE"/>
                    </w:rPr>
                  </w:pPr>
                  <w:r>
                    <w:rPr>
                      <w:rFonts w:ascii="Calibri Light" w:hAnsi="Calibri Light" w:cstheme="minorHAnsi"/>
                      <w:noProof/>
                      <w:sz w:val="20"/>
                      <w:szCs w:val="20"/>
                      <w:lang w:eastAsia="de-DE"/>
                    </w:rPr>
                    <w:t>3</w:t>
                  </w:r>
                </w:p>
              </w:tc>
              <w:tc>
                <w:tcPr>
                  <w:tcW w:w="1437" w:type="dxa"/>
                </w:tcPr>
                <w:p w14:paraId="2D71455A" w14:textId="24A0DD04" w:rsidR="004A6D8C" w:rsidRPr="00FE08B1" w:rsidRDefault="008717DB" w:rsidP="004A6D8C">
                  <w:pPr>
                    <w:jc w:val="center"/>
                    <w:rPr>
                      <w:rFonts w:ascii="Calibri Light" w:hAnsi="Calibri Light" w:cstheme="minorHAnsi"/>
                      <w:noProof/>
                      <w:sz w:val="20"/>
                      <w:szCs w:val="20"/>
                      <w:lang w:eastAsia="de-DE"/>
                    </w:rPr>
                  </w:pPr>
                  <w:r w:rsidRPr="00FE08B1">
                    <w:rPr>
                      <w:rFonts w:ascii="Calibri Light" w:hAnsi="Calibri Light" w:cstheme="minorHAnsi"/>
                      <w:noProof/>
                      <w:sz w:val="20"/>
                      <w:szCs w:val="20"/>
                      <w:lang w:eastAsia="de-DE"/>
                    </w:rPr>
                    <w:t>1</w:t>
                  </w:r>
                  <w:r w:rsidR="003874F3">
                    <w:rPr>
                      <w:rFonts w:ascii="Calibri Light" w:hAnsi="Calibri Light" w:cstheme="minorHAnsi"/>
                      <w:noProof/>
                      <w:sz w:val="20"/>
                      <w:szCs w:val="20"/>
                      <w:lang w:eastAsia="de-DE"/>
                    </w:rPr>
                    <w:t>2</w:t>
                  </w:r>
                </w:p>
              </w:tc>
            </w:tr>
            <w:tr w:rsidR="00EA485D" w:rsidRPr="00FE08B1" w14:paraId="3634EB7E" w14:textId="77777777" w:rsidTr="000E2B22">
              <w:trPr>
                <w:trHeight w:val="161"/>
              </w:trPr>
              <w:tc>
                <w:tcPr>
                  <w:tcW w:w="3442" w:type="dxa"/>
                  <w:shd w:val="clear" w:color="auto" w:fill="FFFFFF" w:themeFill="background1"/>
                </w:tcPr>
                <w:p w14:paraId="6B8E090E" w14:textId="77777777" w:rsidR="00EA485D" w:rsidRPr="00FE08B1" w:rsidRDefault="00EA485D" w:rsidP="00EA485D">
                  <w:pPr>
                    <w:rPr>
                      <w:rFonts w:ascii="Calibri Light" w:hAnsi="Calibri Light" w:cstheme="minorHAnsi"/>
                      <w:b/>
                      <w:noProof/>
                      <w:sz w:val="20"/>
                      <w:szCs w:val="20"/>
                      <w:lang w:eastAsia="de-DE"/>
                    </w:rPr>
                  </w:pPr>
                  <w:r w:rsidRPr="00FE08B1">
                    <w:rPr>
                      <w:rFonts w:ascii="Calibri Light" w:hAnsi="Calibri Light" w:cstheme="minorHAnsi"/>
                      <w:b/>
                      <w:noProof/>
                      <w:sz w:val="20"/>
                      <w:szCs w:val="20"/>
                      <w:lang w:eastAsia="de-DE"/>
                    </w:rPr>
                    <w:t>Midterm(s) Exam</w:t>
                  </w:r>
                </w:p>
              </w:tc>
              <w:tc>
                <w:tcPr>
                  <w:tcW w:w="1527" w:type="dxa"/>
                  <w:shd w:val="clear" w:color="auto" w:fill="FFFFFF" w:themeFill="background1"/>
                </w:tcPr>
                <w:p w14:paraId="42FE6003" w14:textId="77777777" w:rsidR="00EA485D" w:rsidRPr="00FE08B1" w:rsidRDefault="00EA485D" w:rsidP="00EA485D">
                  <w:pPr>
                    <w:jc w:val="center"/>
                    <w:rPr>
                      <w:rFonts w:ascii="Calibri Light" w:hAnsi="Calibri Light" w:cstheme="minorHAnsi"/>
                      <w:b/>
                      <w:noProof/>
                      <w:sz w:val="20"/>
                      <w:szCs w:val="20"/>
                      <w:lang w:eastAsia="de-DE"/>
                    </w:rPr>
                  </w:pPr>
                  <w:r w:rsidRPr="00FE08B1">
                    <w:rPr>
                      <w:rFonts w:ascii="Calibri Light" w:hAnsi="Calibri Light" w:cstheme="minorHAnsi"/>
                      <w:b/>
                      <w:noProof/>
                      <w:sz w:val="20"/>
                      <w:szCs w:val="20"/>
                      <w:lang w:eastAsia="de-DE"/>
                    </w:rPr>
                    <w:t>1</w:t>
                  </w:r>
                </w:p>
              </w:tc>
              <w:tc>
                <w:tcPr>
                  <w:tcW w:w="1706" w:type="dxa"/>
                  <w:shd w:val="clear" w:color="auto" w:fill="FFFFFF" w:themeFill="background1"/>
                </w:tcPr>
                <w:p w14:paraId="33B62BBB" w14:textId="2FC62D48" w:rsidR="00EA485D" w:rsidRPr="00FE08B1" w:rsidRDefault="008C1E06" w:rsidP="00EA485D">
                  <w:pPr>
                    <w:jc w:val="center"/>
                    <w:rPr>
                      <w:rFonts w:ascii="Calibri Light" w:hAnsi="Calibri Light" w:cstheme="minorHAnsi"/>
                      <w:b/>
                      <w:noProof/>
                      <w:sz w:val="20"/>
                      <w:szCs w:val="20"/>
                      <w:lang w:eastAsia="de-DE"/>
                    </w:rPr>
                  </w:pPr>
                  <w:r w:rsidRPr="00FE08B1">
                    <w:rPr>
                      <w:rFonts w:ascii="Calibri Light" w:hAnsi="Calibri Light" w:cstheme="minorHAnsi"/>
                      <w:b/>
                      <w:noProof/>
                      <w:sz w:val="20"/>
                      <w:szCs w:val="20"/>
                      <w:lang w:eastAsia="de-DE"/>
                    </w:rPr>
                    <w:t>20</w:t>
                  </w:r>
                </w:p>
              </w:tc>
              <w:tc>
                <w:tcPr>
                  <w:tcW w:w="1437" w:type="dxa"/>
                  <w:shd w:val="clear" w:color="auto" w:fill="FFFFFF" w:themeFill="background1"/>
                </w:tcPr>
                <w:p w14:paraId="6EB87A33" w14:textId="3772E2F6" w:rsidR="00EA485D" w:rsidRPr="00FE08B1" w:rsidRDefault="008C1E06" w:rsidP="00EA485D">
                  <w:pPr>
                    <w:jc w:val="center"/>
                    <w:rPr>
                      <w:rFonts w:ascii="Calibri Light" w:hAnsi="Calibri Light" w:cstheme="minorHAnsi"/>
                      <w:b/>
                      <w:noProof/>
                      <w:sz w:val="20"/>
                      <w:szCs w:val="20"/>
                      <w:lang w:eastAsia="de-DE"/>
                    </w:rPr>
                  </w:pPr>
                  <w:r w:rsidRPr="00FE08B1">
                    <w:rPr>
                      <w:rFonts w:ascii="Calibri Light" w:hAnsi="Calibri Light" w:cstheme="minorHAnsi"/>
                      <w:b/>
                      <w:noProof/>
                      <w:sz w:val="20"/>
                      <w:szCs w:val="20"/>
                      <w:lang w:eastAsia="de-DE"/>
                    </w:rPr>
                    <w:t>20</w:t>
                  </w:r>
                </w:p>
              </w:tc>
            </w:tr>
            <w:tr w:rsidR="00EA485D" w:rsidRPr="00FE08B1" w14:paraId="3A655787" w14:textId="77777777" w:rsidTr="000E2B22">
              <w:trPr>
                <w:trHeight w:val="442"/>
              </w:trPr>
              <w:tc>
                <w:tcPr>
                  <w:tcW w:w="3442" w:type="dxa"/>
                  <w:shd w:val="clear" w:color="auto" w:fill="002060"/>
                </w:tcPr>
                <w:p w14:paraId="273B0915" w14:textId="09FDD741" w:rsidR="00865959" w:rsidRPr="00FE08B1" w:rsidRDefault="00EA485D" w:rsidP="00FE08B1">
                  <w:pPr>
                    <w:rPr>
                      <w:rFonts w:ascii="Calibri Light" w:hAnsi="Calibri Light" w:cstheme="minorHAnsi"/>
                      <w:b/>
                      <w:noProof/>
                      <w:color w:val="FFFFFF" w:themeColor="background1"/>
                      <w:sz w:val="20"/>
                      <w:szCs w:val="20"/>
                      <w:lang w:eastAsia="de-DE"/>
                    </w:rPr>
                  </w:pPr>
                  <w:r w:rsidRPr="00FE08B1">
                    <w:rPr>
                      <w:rFonts w:ascii="Calibri Light" w:hAnsi="Calibri Light" w:cstheme="minorHAnsi"/>
                      <w:b/>
                      <w:noProof/>
                      <w:color w:val="FFFFFF" w:themeColor="background1"/>
                      <w:sz w:val="20"/>
                      <w:szCs w:val="20"/>
                      <w:lang w:eastAsia="de-DE"/>
                    </w:rPr>
                    <w:t>Interim Assessment (Midterm Exam(s) + Continuous Assessments)</w:t>
                  </w:r>
                </w:p>
              </w:tc>
              <w:tc>
                <w:tcPr>
                  <w:tcW w:w="1527" w:type="dxa"/>
                  <w:shd w:val="clear" w:color="auto" w:fill="002060"/>
                  <w:vAlign w:val="center"/>
                </w:tcPr>
                <w:p w14:paraId="1ED828F9" w14:textId="77777777" w:rsidR="00EA485D" w:rsidRPr="00FE08B1" w:rsidRDefault="00EA485D" w:rsidP="00EA485D">
                  <w:pPr>
                    <w:jc w:val="center"/>
                    <w:rPr>
                      <w:rFonts w:ascii="Calibri Light" w:hAnsi="Calibri Light" w:cstheme="minorHAnsi"/>
                      <w:b/>
                      <w:bCs/>
                      <w:noProof/>
                      <w:color w:val="FFFFFF" w:themeColor="background1"/>
                      <w:sz w:val="20"/>
                      <w:szCs w:val="20"/>
                      <w:lang w:eastAsia="de-DE"/>
                    </w:rPr>
                  </w:pPr>
                  <w:r w:rsidRPr="00FE08B1">
                    <w:rPr>
                      <w:rFonts w:ascii="Calibri Light" w:hAnsi="Calibri Light" w:cstheme="minorHAnsi"/>
                      <w:b/>
                      <w:bCs/>
                      <w:noProof/>
                      <w:color w:val="FFFFFF" w:themeColor="background1"/>
                      <w:sz w:val="20"/>
                      <w:szCs w:val="20"/>
                      <w:lang w:eastAsia="de-DE"/>
                    </w:rPr>
                    <w:t>1</w:t>
                  </w:r>
                </w:p>
              </w:tc>
              <w:tc>
                <w:tcPr>
                  <w:tcW w:w="1706" w:type="dxa"/>
                  <w:shd w:val="clear" w:color="auto" w:fill="002060"/>
                  <w:vAlign w:val="center"/>
                </w:tcPr>
                <w:p w14:paraId="65A890BA" w14:textId="77777777" w:rsidR="00EA485D" w:rsidRPr="00FE08B1" w:rsidRDefault="00EA485D" w:rsidP="00EA485D">
                  <w:pPr>
                    <w:jc w:val="center"/>
                    <w:rPr>
                      <w:rFonts w:ascii="Calibri Light" w:hAnsi="Calibri Light" w:cstheme="minorHAnsi"/>
                      <w:b/>
                      <w:bCs/>
                      <w:noProof/>
                      <w:color w:val="FFFFFF" w:themeColor="background1"/>
                      <w:sz w:val="20"/>
                      <w:szCs w:val="20"/>
                      <w:lang w:eastAsia="de-DE"/>
                    </w:rPr>
                  </w:pPr>
                  <w:r w:rsidRPr="00FE08B1">
                    <w:rPr>
                      <w:rFonts w:ascii="Calibri Light" w:hAnsi="Calibri Light" w:cstheme="minorHAnsi"/>
                      <w:b/>
                      <w:bCs/>
                      <w:noProof/>
                      <w:color w:val="FFFFFF" w:themeColor="background1"/>
                      <w:sz w:val="20"/>
                      <w:szCs w:val="20"/>
                      <w:lang w:eastAsia="de-DE"/>
                    </w:rPr>
                    <w:t>70</w:t>
                  </w:r>
                </w:p>
              </w:tc>
              <w:tc>
                <w:tcPr>
                  <w:tcW w:w="1437" w:type="dxa"/>
                  <w:shd w:val="clear" w:color="auto" w:fill="002060"/>
                  <w:vAlign w:val="center"/>
                </w:tcPr>
                <w:p w14:paraId="0EC51939" w14:textId="77777777" w:rsidR="00EA485D" w:rsidRPr="00FE08B1" w:rsidRDefault="00EA485D" w:rsidP="00EA485D">
                  <w:pPr>
                    <w:jc w:val="center"/>
                    <w:rPr>
                      <w:rFonts w:ascii="Calibri Light" w:hAnsi="Calibri Light" w:cstheme="minorHAnsi"/>
                      <w:b/>
                      <w:bCs/>
                      <w:noProof/>
                      <w:color w:val="FFFFFF" w:themeColor="background1"/>
                      <w:sz w:val="20"/>
                      <w:szCs w:val="20"/>
                      <w:lang w:eastAsia="de-DE"/>
                    </w:rPr>
                  </w:pPr>
                  <w:r w:rsidRPr="00FE08B1">
                    <w:rPr>
                      <w:rFonts w:ascii="Calibri Light" w:hAnsi="Calibri Light" w:cstheme="minorHAnsi"/>
                      <w:b/>
                      <w:bCs/>
                      <w:noProof/>
                      <w:color w:val="FFFFFF" w:themeColor="background1"/>
                      <w:sz w:val="20"/>
                      <w:szCs w:val="20"/>
                      <w:lang w:eastAsia="de-DE"/>
                    </w:rPr>
                    <w:t>70</w:t>
                  </w:r>
                </w:p>
              </w:tc>
            </w:tr>
            <w:tr w:rsidR="00EA485D" w:rsidRPr="00FE08B1" w14:paraId="366363D5" w14:textId="77777777" w:rsidTr="000E2B22">
              <w:trPr>
                <w:trHeight w:val="161"/>
              </w:trPr>
              <w:tc>
                <w:tcPr>
                  <w:tcW w:w="3442" w:type="dxa"/>
                  <w:shd w:val="clear" w:color="auto" w:fill="002060"/>
                </w:tcPr>
                <w:p w14:paraId="5CDBBC3E" w14:textId="6A378EA2" w:rsidR="00865959" w:rsidRPr="00FE08B1" w:rsidRDefault="00EA485D" w:rsidP="00FE08B1">
                  <w:pPr>
                    <w:rPr>
                      <w:rFonts w:ascii="Calibri Light" w:hAnsi="Calibri Light" w:cstheme="minorHAnsi"/>
                      <w:b/>
                      <w:noProof/>
                      <w:color w:val="FFFFFF" w:themeColor="background1"/>
                      <w:sz w:val="20"/>
                      <w:szCs w:val="20"/>
                      <w:lang w:eastAsia="de-DE"/>
                    </w:rPr>
                  </w:pPr>
                  <w:r w:rsidRPr="00FE08B1">
                    <w:rPr>
                      <w:rFonts w:ascii="Calibri Light" w:hAnsi="Calibri Light" w:cstheme="minorHAnsi"/>
                      <w:b/>
                      <w:noProof/>
                      <w:color w:val="FFFFFF" w:themeColor="background1"/>
                      <w:sz w:val="20"/>
                      <w:szCs w:val="20"/>
                      <w:lang w:eastAsia="de-DE"/>
                    </w:rPr>
                    <w:t>Final Exam</w:t>
                  </w:r>
                </w:p>
              </w:tc>
              <w:tc>
                <w:tcPr>
                  <w:tcW w:w="1527" w:type="dxa"/>
                  <w:shd w:val="clear" w:color="auto" w:fill="002060"/>
                </w:tcPr>
                <w:p w14:paraId="74D18D6F" w14:textId="50CC2FA0" w:rsidR="00EA485D" w:rsidRPr="00FE08B1" w:rsidRDefault="005B7F61" w:rsidP="00865959">
                  <w:pPr>
                    <w:jc w:val="center"/>
                    <w:rPr>
                      <w:rFonts w:ascii="Calibri Light" w:hAnsi="Calibri Light" w:cstheme="minorHAnsi"/>
                      <w:b/>
                      <w:noProof/>
                      <w:color w:val="FFFFFF" w:themeColor="background1"/>
                      <w:sz w:val="20"/>
                      <w:szCs w:val="20"/>
                      <w:lang w:eastAsia="de-DE"/>
                    </w:rPr>
                  </w:pPr>
                  <w:r w:rsidRPr="00FE08B1">
                    <w:rPr>
                      <w:rFonts w:ascii="Calibri Light" w:hAnsi="Calibri Light" w:cstheme="minorHAnsi"/>
                      <w:b/>
                      <w:noProof/>
                      <w:color w:val="FFFFFF" w:themeColor="background1"/>
                      <w:sz w:val="20"/>
                      <w:szCs w:val="20"/>
                      <w:lang w:eastAsia="de-DE"/>
                    </w:rPr>
                    <w:t>1</w:t>
                  </w:r>
                </w:p>
              </w:tc>
              <w:tc>
                <w:tcPr>
                  <w:tcW w:w="1706" w:type="dxa"/>
                  <w:shd w:val="clear" w:color="auto" w:fill="002060"/>
                </w:tcPr>
                <w:p w14:paraId="262BBF48" w14:textId="1F38CA2C" w:rsidR="00EA485D" w:rsidRPr="00FE08B1" w:rsidRDefault="005B7F61" w:rsidP="005B7F61">
                  <w:pPr>
                    <w:jc w:val="center"/>
                    <w:rPr>
                      <w:rFonts w:ascii="Calibri Light" w:hAnsi="Calibri Light" w:cstheme="minorHAnsi"/>
                      <w:b/>
                      <w:noProof/>
                      <w:color w:val="FFFFFF" w:themeColor="background1"/>
                      <w:sz w:val="20"/>
                      <w:szCs w:val="20"/>
                      <w:lang w:eastAsia="de-DE"/>
                    </w:rPr>
                  </w:pPr>
                  <w:r w:rsidRPr="00FE08B1">
                    <w:rPr>
                      <w:rFonts w:ascii="Calibri Light" w:hAnsi="Calibri Light" w:cstheme="minorHAnsi"/>
                      <w:b/>
                      <w:noProof/>
                      <w:color w:val="FFFFFF" w:themeColor="background1"/>
                      <w:sz w:val="20"/>
                      <w:szCs w:val="20"/>
                      <w:lang w:eastAsia="de-DE"/>
                    </w:rPr>
                    <w:t>30</w:t>
                  </w:r>
                </w:p>
              </w:tc>
              <w:tc>
                <w:tcPr>
                  <w:tcW w:w="1437" w:type="dxa"/>
                  <w:shd w:val="clear" w:color="auto" w:fill="002060"/>
                </w:tcPr>
                <w:p w14:paraId="7755EC9E" w14:textId="60B0C8A8" w:rsidR="00EA485D" w:rsidRPr="00FE08B1" w:rsidRDefault="00EA485D" w:rsidP="005B7F61">
                  <w:pPr>
                    <w:jc w:val="center"/>
                    <w:rPr>
                      <w:rFonts w:ascii="Calibri Light" w:hAnsi="Calibri Light" w:cstheme="minorHAnsi"/>
                      <w:b/>
                      <w:noProof/>
                      <w:color w:val="FFFFFF" w:themeColor="background1"/>
                      <w:sz w:val="20"/>
                      <w:szCs w:val="20"/>
                      <w:lang w:eastAsia="de-DE"/>
                    </w:rPr>
                  </w:pPr>
                  <w:r w:rsidRPr="00FE08B1">
                    <w:rPr>
                      <w:rFonts w:ascii="Calibri Light" w:hAnsi="Calibri Light" w:cstheme="minorHAnsi"/>
                      <w:b/>
                      <w:noProof/>
                      <w:color w:val="FFFFFF" w:themeColor="background1"/>
                      <w:sz w:val="20"/>
                      <w:szCs w:val="20"/>
                      <w:lang w:eastAsia="de-DE"/>
                    </w:rPr>
                    <w:t>30</w:t>
                  </w:r>
                </w:p>
              </w:tc>
            </w:tr>
            <w:tr w:rsidR="00EA485D" w:rsidRPr="00FE08B1" w14:paraId="601D5F84" w14:textId="77777777" w:rsidTr="000E2B22">
              <w:trPr>
                <w:trHeight w:val="47"/>
              </w:trPr>
              <w:tc>
                <w:tcPr>
                  <w:tcW w:w="3442" w:type="dxa"/>
                  <w:shd w:val="clear" w:color="auto" w:fill="F2F2F2" w:themeFill="background1" w:themeFillShade="F2"/>
                </w:tcPr>
                <w:p w14:paraId="1DF9B4BA" w14:textId="5674C485" w:rsidR="00EA485D" w:rsidRPr="00FE08B1" w:rsidRDefault="00EA485D" w:rsidP="00EA485D">
                  <w:pPr>
                    <w:rPr>
                      <w:rFonts w:ascii="Calibri Light" w:hAnsi="Calibri Light" w:cstheme="minorHAnsi"/>
                      <w:b/>
                      <w:noProof/>
                      <w:sz w:val="20"/>
                      <w:szCs w:val="20"/>
                      <w:lang w:eastAsia="de-DE"/>
                    </w:rPr>
                  </w:pPr>
                  <w:r w:rsidRPr="00FE08B1">
                    <w:rPr>
                      <w:rFonts w:ascii="Calibri Light" w:hAnsi="Calibri Light" w:cstheme="minorHAnsi"/>
                      <w:b/>
                      <w:noProof/>
                      <w:sz w:val="20"/>
                      <w:szCs w:val="20"/>
                      <w:lang w:eastAsia="de-DE"/>
                    </w:rPr>
                    <w:t>Total</w:t>
                  </w:r>
                </w:p>
              </w:tc>
              <w:tc>
                <w:tcPr>
                  <w:tcW w:w="1527" w:type="dxa"/>
                  <w:shd w:val="clear" w:color="auto" w:fill="F2F2F2" w:themeFill="background1" w:themeFillShade="F2"/>
                </w:tcPr>
                <w:p w14:paraId="0F970EF4" w14:textId="77777777" w:rsidR="00EA485D" w:rsidRPr="00FE08B1" w:rsidRDefault="00EA485D" w:rsidP="00EA485D">
                  <w:pPr>
                    <w:rPr>
                      <w:rFonts w:ascii="Calibri Light" w:hAnsi="Calibri Light" w:cstheme="minorHAnsi"/>
                      <w:noProof/>
                      <w:sz w:val="20"/>
                      <w:szCs w:val="20"/>
                      <w:lang w:eastAsia="de-DE"/>
                    </w:rPr>
                  </w:pPr>
                </w:p>
              </w:tc>
              <w:tc>
                <w:tcPr>
                  <w:tcW w:w="1706" w:type="dxa"/>
                  <w:shd w:val="clear" w:color="auto" w:fill="F2F2F2" w:themeFill="background1" w:themeFillShade="F2"/>
                </w:tcPr>
                <w:p w14:paraId="31254FC7" w14:textId="77777777" w:rsidR="00EA485D" w:rsidRPr="00FE08B1" w:rsidRDefault="00EA485D" w:rsidP="00EA485D">
                  <w:pPr>
                    <w:rPr>
                      <w:rFonts w:ascii="Calibri Light" w:hAnsi="Calibri Light" w:cstheme="minorHAnsi"/>
                      <w:noProof/>
                      <w:sz w:val="20"/>
                      <w:szCs w:val="20"/>
                      <w:lang w:eastAsia="de-DE"/>
                    </w:rPr>
                  </w:pPr>
                </w:p>
              </w:tc>
              <w:tc>
                <w:tcPr>
                  <w:tcW w:w="1437" w:type="dxa"/>
                  <w:shd w:val="clear" w:color="auto" w:fill="F2F2F2" w:themeFill="background1" w:themeFillShade="F2"/>
                </w:tcPr>
                <w:p w14:paraId="7F72546A" w14:textId="77777777" w:rsidR="00EA485D" w:rsidRPr="00FE08B1" w:rsidRDefault="00EA485D" w:rsidP="00EA485D">
                  <w:pPr>
                    <w:jc w:val="center"/>
                    <w:rPr>
                      <w:rFonts w:ascii="Calibri Light" w:hAnsi="Calibri Light" w:cstheme="minorHAnsi"/>
                      <w:b/>
                      <w:noProof/>
                      <w:sz w:val="20"/>
                      <w:szCs w:val="20"/>
                      <w:lang w:eastAsia="de-DE"/>
                    </w:rPr>
                  </w:pPr>
                  <w:r w:rsidRPr="00FE08B1">
                    <w:rPr>
                      <w:rFonts w:ascii="Calibri Light" w:hAnsi="Calibri Light" w:cstheme="minorHAnsi"/>
                      <w:b/>
                      <w:noProof/>
                      <w:sz w:val="20"/>
                      <w:szCs w:val="20"/>
                      <w:lang w:eastAsia="de-DE"/>
                    </w:rPr>
                    <w:t>100</w:t>
                  </w:r>
                </w:p>
              </w:tc>
            </w:tr>
          </w:tbl>
          <w:p w14:paraId="61E63247" w14:textId="4D79B8EE" w:rsidR="00426E5F" w:rsidRPr="00FE08B1" w:rsidRDefault="00426E5F" w:rsidP="00426E5F">
            <w:pPr>
              <w:tabs>
                <w:tab w:val="left" w:pos="2460"/>
              </w:tabs>
              <w:rPr>
                <w:rFonts w:ascii="Calibri Light" w:hAnsi="Calibri Light" w:cstheme="minorHAnsi"/>
              </w:rPr>
            </w:pPr>
          </w:p>
        </w:tc>
      </w:tr>
      <w:tr w:rsidR="004B193B" w:rsidRPr="00FE08B1" w14:paraId="42FAE5E0" w14:textId="77777777" w:rsidTr="000E2B22">
        <w:trPr>
          <w:gridBefore w:val="1"/>
          <w:wBefore w:w="126" w:type="dxa"/>
          <w:trHeight w:val="6191"/>
        </w:trPr>
        <w:tc>
          <w:tcPr>
            <w:tcW w:w="360" w:type="dxa"/>
            <w:shd w:val="clear" w:color="auto" w:fill="F1F1F1"/>
            <w:vAlign w:val="center"/>
          </w:tcPr>
          <w:p w14:paraId="10A8C395" w14:textId="77777777" w:rsidR="004B193B" w:rsidRPr="00AA70B8" w:rsidRDefault="004B193B" w:rsidP="00AA70B8">
            <w:pPr>
              <w:pStyle w:val="TableParagraph"/>
              <w:rPr>
                <w:rFonts w:ascii="Calibri Light" w:hAnsi="Calibri Light" w:cstheme="minorHAnsi"/>
                <w:noProof/>
                <w:sz w:val="20"/>
                <w:szCs w:val="20"/>
              </w:rPr>
            </w:pPr>
          </w:p>
          <w:p w14:paraId="3563F010" w14:textId="77777777" w:rsidR="004B193B" w:rsidRPr="00AA70B8" w:rsidRDefault="004B193B" w:rsidP="00AA70B8">
            <w:pPr>
              <w:pStyle w:val="TableParagraph"/>
              <w:rPr>
                <w:rFonts w:ascii="Calibri Light" w:hAnsi="Calibri Light" w:cstheme="minorHAnsi"/>
                <w:noProof/>
                <w:sz w:val="20"/>
                <w:szCs w:val="20"/>
              </w:rPr>
            </w:pPr>
          </w:p>
          <w:p w14:paraId="55FD73D9" w14:textId="77777777" w:rsidR="004B193B" w:rsidRPr="00AA70B8" w:rsidRDefault="004B193B" w:rsidP="00AA70B8">
            <w:pPr>
              <w:pStyle w:val="TableParagraph"/>
              <w:rPr>
                <w:rFonts w:ascii="Calibri Light" w:hAnsi="Calibri Light" w:cstheme="minorHAnsi"/>
                <w:noProof/>
                <w:sz w:val="20"/>
                <w:szCs w:val="20"/>
              </w:rPr>
            </w:pPr>
          </w:p>
          <w:p w14:paraId="77522418" w14:textId="77777777" w:rsidR="004B193B" w:rsidRPr="00AA70B8" w:rsidRDefault="004B193B" w:rsidP="00AA70B8">
            <w:pPr>
              <w:pStyle w:val="TableParagraph"/>
              <w:rPr>
                <w:rFonts w:ascii="Calibri Light" w:hAnsi="Calibri Light" w:cstheme="minorHAnsi"/>
                <w:noProof/>
                <w:sz w:val="20"/>
                <w:szCs w:val="20"/>
              </w:rPr>
            </w:pPr>
          </w:p>
          <w:p w14:paraId="253FABE0" w14:textId="77777777" w:rsidR="004B193B" w:rsidRPr="00AA70B8" w:rsidRDefault="004B193B" w:rsidP="00AA70B8">
            <w:pPr>
              <w:pStyle w:val="TableParagraph"/>
              <w:spacing w:before="2"/>
              <w:rPr>
                <w:rFonts w:ascii="Calibri Light" w:hAnsi="Calibri Light" w:cstheme="minorHAnsi"/>
                <w:noProof/>
                <w:sz w:val="20"/>
                <w:szCs w:val="20"/>
              </w:rPr>
            </w:pPr>
          </w:p>
          <w:p w14:paraId="16B16D4B" w14:textId="77777777" w:rsidR="004B193B" w:rsidRPr="00AA70B8" w:rsidRDefault="004A49BF" w:rsidP="00AA70B8">
            <w:pPr>
              <w:pStyle w:val="TableParagraph"/>
              <w:ind w:left="107"/>
              <w:rPr>
                <w:rFonts w:ascii="Calibri Light" w:hAnsi="Calibri Light" w:cstheme="minorHAnsi"/>
                <w:noProof/>
                <w:sz w:val="20"/>
                <w:szCs w:val="20"/>
              </w:rPr>
            </w:pPr>
            <w:r w:rsidRPr="00AA70B8">
              <w:rPr>
                <w:rFonts w:ascii="Calibri Light" w:hAnsi="Calibri Light" w:cstheme="minorHAnsi"/>
                <w:noProof/>
                <w:sz w:val="20"/>
                <w:szCs w:val="20"/>
              </w:rPr>
              <w:t>2.</w:t>
            </w:r>
          </w:p>
        </w:tc>
        <w:tc>
          <w:tcPr>
            <w:tcW w:w="2029" w:type="dxa"/>
            <w:gridSpan w:val="2"/>
            <w:shd w:val="clear" w:color="auto" w:fill="F1F1F1"/>
          </w:tcPr>
          <w:p w14:paraId="2FBAA393" w14:textId="77777777" w:rsidR="004B193B" w:rsidRPr="00AA70B8" w:rsidRDefault="004B193B">
            <w:pPr>
              <w:pStyle w:val="TableParagraph"/>
              <w:rPr>
                <w:rFonts w:ascii="Calibri Light" w:hAnsi="Calibri Light" w:cstheme="minorHAnsi"/>
                <w:noProof/>
                <w:sz w:val="20"/>
                <w:szCs w:val="20"/>
              </w:rPr>
            </w:pPr>
          </w:p>
          <w:p w14:paraId="26220343" w14:textId="77777777" w:rsidR="004B193B" w:rsidRPr="00AA70B8" w:rsidRDefault="004B193B">
            <w:pPr>
              <w:pStyle w:val="TableParagraph"/>
              <w:rPr>
                <w:rFonts w:ascii="Calibri Light" w:hAnsi="Calibri Light" w:cstheme="minorHAnsi"/>
                <w:noProof/>
                <w:sz w:val="20"/>
                <w:szCs w:val="20"/>
              </w:rPr>
            </w:pPr>
          </w:p>
          <w:p w14:paraId="01E3F869" w14:textId="77777777" w:rsidR="004B193B" w:rsidRPr="00AA70B8" w:rsidRDefault="004B193B">
            <w:pPr>
              <w:pStyle w:val="TableParagraph"/>
              <w:rPr>
                <w:rFonts w:ascii="Calibri Light" w:hAnsi="Calibri Light" w:cstheme="minorHAnsi"/>
                <w:noProof/>
                <w:sz w:val="20"/>
                <w:szCs w:val="20"/>
              </w:rPr>
            </w:pPr>
          </w:p>
          <w:p w14:paraId="21BD8A2C" w14:textId="77777777" w:rsidR="004B193B" w:rsidRPr="00AA70B8" w:rsidRDefault="004B193B">
            <w:pPr>
              <w:pStyle w:val="TableParagraph"/>
              <w:spacing w:before="1"/>
              <w:rPr>
                <w:rFonts w:ascii="Calibri Light" w:hAnsi="Calibri Light" w:cstheme="minorHAnsi"/>
                <w:noProof/>
                <w:sz w:val="20"/>
                <w:szCs w:val="20"/>
              </w:rPr>
            </w:pPr>
          </w:p>
          <w:p w14:paraId="7F6A6C09" w14:textId="77777777" w:rsidR="004B193B" w:rsidRPr="00AA70B8" w:rsidRDefault="004A49BF">
            <w:pPr>
              <w:pStyle w:val="TableParagraph"/>
              <w:ind w:left="211" w:right="206"/>
              <w:jc w:val="center"/>
              <w:rPr>
                <w:rFonts w:ascii="Calibri Light" w:hAnsi="Calibri Light" w:cstheme="minorHAnsi"/>
                <w:noProof/>
                <w:sz w:val="20"/>
                <w:szCs w:val="20"/>
              </w:rPr>
            </w:pPr>
            <w:r w:rsidRPr="00AA70B8">
              <w:rPr>
                <w:rFonts w:ascii="Calibri Light" w:hAnsi="Calibri Light" w:cstheme="minorHAnsi"/>
                <w:noProof/>
                <w:sz w:val="20"/>
                <w:szCs w:val="20"/>
              </w:rPr>
              <w:t>Description of Achievement and</w:t>
            </w:r>
            <w:r w:rsidRPr="00AA70B8">
              <w:rPr>
                <w:rFonts w:ascii="Calibri Light" w:hAnsi="Calibri Light" w:cstheme="minorHAnsi"/>
                <w:noProof/>
                <w:spacing w:val="-52"/>
                <w:sz w:val="20"/>
                <w:szCs w:val="20"/>
              </w:rPr>
              <w:t xml:space="preserve"> </w:t>
            </w:r>
            <w:r w:rsidRPr="00AA70B8">
              <w:rPr>
                <w:rFonts w:ascii="Calibri Light" w:hAnsi="Calibri Light" w:cstheme="minorHAnsi"/>
                <w:noProof/>
                <w:sz w:val="20"/>
                <w:szCs w:val="20"/>
              </w:rPr>
              <w:t>Assessment</w:t>
            </w:r>
            <w:r w:rsidRPr="00AA70B8">
              <w:rPr>
                <w:rFonts w:ascii="Calibri Light" w:hAnsi="Calibri Light" w:cstheme="minorHAnsi"/>
                <w:noProof/>
                <w:spacing w:val="-2"/>
                <w:sz w:val="20"/>
                <w:szCs w:val="20"/>
              </w:rPr>
              <w:t xml:space="preserve"> </w:t>
            </w:r>
            <w:r w:rsidRPr="00AA70B8">
              <w:rPr>
                <w:rFonts w:ascii="Calibri Light" w:hAnsi="Calibri Light" w:cstheme="minorHAnsi"/>
                <w:noProof/>
                <w:sz w:val="20"/>
                <w:szCs w:val="20"/>
              </w:rPr>
              <w:t>Models |</w:t>
            </w:r>
          </w:p>
          <w:p w14:paraId="30BF9300" w14:textId="77777777" w:rsidR="004B193B" w:rsidRPr="00AA70B8" w:rsidRDefault="004A49BF">
            <w:pPr>
              <w:pStyle w:val="TableParagraph"/>
              <w:spacing w:before="120"/>
              <w:ind w:left="210" w:right="206"/>
              <w:jc w:val="center"/>
              <w:rPr>
                <w:rFonts w:ascii="Calibri Light" w:hAnsi="Calibri Light" w:cstheme="minorHAnsi"/>
                <w:noProof/>
                <w:sz w:val="20"/>
                <w:szCs w:val="20"/>
              </w:rPr>
            </w:pPr>
            <w:r w:rsidRPr="00AA70B8">
              <w:rPr>
                <w:rFonts w:ascii="Calibri Light" w:hAnsi="Calibri Light" w:cstheme="minorHAnsi"/>
                <w:noProof/>
                <w:sz w:val="20"/>
                <w:szCs w:val="20"/>
              </w:rPr>
              <w:t>მიღწევების</w:t>
            </w:r>
            <w:r w:rsidRPr="00AA70B8">
              <w:rPr>
                <w:rFonts w:ascii="Calibri Light" w:hAnsi="Calibri Light" w:cstheme="minorHAnsi"/>
                <w:noProof/>
                <w:spacing w:val="-6"/>
                <w:sz w:val="20"/>
                <w:szCs w:val="20"/>
              </w:rPr>
              <w:t xml:space="preserve"> </w:t>
            </w:r>
            <w:r w:rsidRPr="00AA70B8">
              <w:rPr>
                <w:rFonts w:ascii="Calibri Light" w:hAnsi="Calibri Light" w:cstheme="minorHAnsi"/>
                <w:noProof/>
                <w:sz w:val="20"/>
                <w:szCs w:val="20"/>
              </w:rPr>
              <w:t>და</w:t>
            </w:r>
            <w:r w:rsidRPr="00AA70B8">
              <w:rPr>
                <w:rFonts w:ascii="Calibri Light" w:hAnsi="Calibri Light" w:cstheme="minorHAnsi"/>
                <w:noProof/>
                <w:spacing w:val="-3"/>
                <w:sz w:val="20"/>
                <w:szCs w:val="20"/>
              </w:rPr>
              <w:t xml:space="preserve"> </w:t>
            </w:r>
            <w:r w:rsidRPr="00AA70B8">
              <w:rPr>
                <w:rFonts w:ascii="Calibri Light" w:hAnsi="Calibri Light" w:cstheme="minorHAnsi"/>
                <w:noProof/>
                <w:sz w:val="20"/>
                <w:szCs w:val="20"/>
              </w:rPr>
              <w:t>შეფასების</w:t>
            </w:r>
            <w:r w:rsidRPr="00AA70B8">
              <w:rPr>
                <w:rFonts w:ascii="Calibri Light" w:hAnsi="Calibri Light" w:cstheme="minorHAnsi"/>
                <w:noProof/>
                <w:spacing w:val="-52"/>
                <w:sz w:val="20"/>
                <w:szCs w:val="20"/>
              </w:rPr>
              <w:t xml:space="preserve"> </w:t>
            </w:r>
            <w:r w:rsidRPr="00AA70B8">
              <w:rPr>
                <w:rFonts w:ascii="Calibri Light" w:hAnsi="Calibri Light" w:cstheme="minorHAnsi"/>
                <w:noProof/>
                <w:sz w:val="20"/>
                <w:szCs w:val="20"/>
              </w:rPr>
              <w:t>მოდელების აღწერა</w:t>
            </w:r>
          </w:p>
        </w:tc>
        <w:tc>
          <w:tcPr>
            <w:tcW w:w="8372" w:type="dxa"/>
            <w:gridSpan w:val="3"/>
          </w:tcPr>
          <w:p w14:paraId="5FC38C6E" w14:textId="25FEF592" w:rsidR="00953708" w:rsidRPr="00FE08B1" w:rsidRDefault="00AA77F8" w:rsidP="00953708">
            <w:pPr>
              <w:rPr>
                <w:rFonts w:ascii="Calibri Light" w:hAnsi="Calibri Light" w:cstheme="minorHAnsi"/>
                <w:b/>
                <w:noProof/>
                <w:color w:val="FF0000"/>
                <w:lang w:eastAsia="de-DE"/>
              </w:rPr>
            </w:pPr>
            <w:r w:rsidRPr="00FE08B1">
              <w:rPr>
                <w:rFonts w:ascii="Calibri Light" w:hAnsi="Calibri Light" w:cstheme="minorHAnsi"/>
                <w:b/>
                <w:noProof/>
              </w:rPr>
              <w:t xml:space="preserve">    </w:t>
            </w:r>
            <w:r w:rsidR="00953708" w:rsidRPr="00FE08B1">
              <w:rPr>
                <w:rFonts w:ascii="Calibri Light" w:hAnsi="Calibri Light" w:cstheme="minorHAnsi"/>
                <w:b/>
                <w:noProof/>
              </w:rPr>
              <w:t>Grading Schemes of Assessment Forms and Minimum Competence Thresholds</w:t>
            </w:r>
          </w:p>
          <w:tbl>
            <w:tblPr>
              <w:tblStyle w:val="TableGrid"/>
              <w:tblW w:w="8142" w:type="dxa"/>
              <w:tblInd w:w="85" w:type="dxa"/>
              <w:tblLook w:val="04A0" w:firstRow="1" w:lastRow="0" w:firstColumn="1" w:lastColumn="0" w:noHBand="0" w:noVBand="1"/>
            </w:tblPr>
            <w:tblGrid>
              <w:gridCol w:w="4073"/>
              <w:gridCol w:w="2130"/>
              <w:gridCol w:w="1939"/>
            </w:tblGrid>
            <w:tr w:rsidR="003714C5" w:rsidRPr="00FE08B1" w14:paraId="57198CA4" w14:textId="77777777" w:rsidTr="000E2B22">
              <w:trPr>
                <w:trHeight w:val="891"/>
              </w:trPr>
              <w:tc>
                <w:tcPr>
                  <w:tcW w:w="4073" w:type="dxa"/>
                  <w:tcBorders>
                    <w:top w:val="nil"/>
                  </w:tcBorders>
                  <w:shd w:val="clear" w:color="auto" w:fill="002060"/>
                  <w:vAlign w:val="center"/>
                </w:tcPr>
                <w:p w14:paraId="569AA600" w14:textId="77777777" w:rsidR="003714C5" w:rsidRPr="00FE08B1" w:rsidRDefault="05DFE1E9" w:rsidP="5481362D">
                  <w:pPr>
                    <w:jc w:val="center"/>
                    <w:rPr>
                      <w:rFonts w:ascii="Calibri Light" w:hAnsi="Calibri Light" w:cstheme="minorBidi"/>
                      <w:b/>
                      <w:bCs/>
                      <w:noProof/>
                      <w:color w:val="FFFFFF" w:themeColor="background1"/>
                      <w:sz w:val="20"/>
                      <w:szCs w:val="20"/>
                    </w:rPr>
                  </w:pPr>
                  <w:r w:rsidRPr="5481362D">
                    <w:rPr>
                      <w:rFonts w:ascii="Calibri Light" w:hAnsi="Calibri Light" w:cstheme="minorBidi"/>
                      <w:b/>
                      <w:bCs/>
                      <w:noProof/>
                      <w:color w:val="FFFFFF" w:themeColor="background1"/>
                      <w:sz w:val="20"/>
                      <w:szCs w:val="20"/>
                    </w:rPr>
                    <w:t>Assessment</w:t>
                  </w:r>
                  <w:r w:rsidRPr="5481362D">
                    <w:rPr>
                      <w:rFonts w:ascii="Calibri Light" w:hAnsi="Calibri Light" w:cstheme="minorBidi"/>
                      <w:b/>
                      <w:bCs/>
                      <w:noProof/>
                      <w:color w:val="FFFFFF" w:themeColor="background1"/>
                      <w:spacing w:val="-2"/>
                      <w:sz w:val="20"/>
                      <w:szCs w:val="20"/>
                    </w:rPr>
                    <w:t xml:space="preserve"> </w:t>
                  </w:r>
                  <w:r w:rsidRPr="5481362D">
                    <w:rPr>
                      <w:rFonts w:ascii="Calibri Light" w:hAnsi="Calibri Light" w:cstheme="minorBidi"/>
                      <w:b/>
                      <w:bCs/>
                      <w:noProof/>
                      <w:color w:val="FFFFFF" w:themeColor="background1"/>
                      <w:sz w:val="20"/>
                      <w:szCs w:val="20"/>
                    </w:rPr>
                    <w:t>forms</w:t>
                  </w:r>
                </w:p>
              </w:tc>
              <w:tc>
                <w:tcPr>
                  <w:tcW w:w="2130" w:type="dxa"/>
                  <w:tcBorders>
                    <w:top w:val="nil"/>
                  </w:tcBorders>
                  <w:shd w:val="clear" w:color="auto" w:fill="002060"/>
                  <w:vAlign w:val="center"/>
                </w:tcPr>
                <w:p w14:paraId="383EAAD8" w14:textId="77777777" w:rsidR="003714C5" w:rsidRPr="00FE08B1" w:rsidRDefault="003714C5" w:rsidP="00953708">
                  <w:pPr>
                    <w:jc w:val="center"/>
                    <w:rPr>
                      <w:rFonts w:ascii="Calibri Light" w:hAnsi="Calibri Light" w:cstheme="minorHAnsi"/>
                      <w:b/>
                      <w:noProof/>
                      <w:color w:val="FFFFFF" w:themeColor="background1"/>
                      <w:sz w:val="20"/>
                      <w:szCs w:val="20"/>
                    </w:rPr>
                  </w:pPr>
                  <w:r w:rsidRPr="00FE08B1">
                    <w:rPr>
                      <w:rFonts w:ascii="Calibri Light" w:hAnsi="Calibri Light" w:cstheme="minorHAnsi"/>
                      <w:b/>
                      <w:noProof/>
                      <w:color w:val="FFFFFF" w:themeColor="background1"/>
                      <w:sz w:val="20"/>
                      <w:szCs w:val="20"/>
                    </w:rPr>
                    <w:t>Maximum</w:t>
                  </w:r>
                </w:p>
                <w:p w14:paraId="05DF2E70" w14:textId="7149D35E" w:rsidR="003714C5" w:rsidRPr="00FE08B1" w:rsidRDefault="05DFE1E9" w:rsidP="5481362D">
                  <w:pPr>
                    <w:jc w:val="center"/>
                    <w:rPr>
                      <w:rFonts w:ascii="Calibri Light" w:hAnsi="Calibri Light" w:cstheme="minorBidi"/>
                      <w:b/>
                      <w:bCs/>
                      <w:noProof/>
                      <w:color w:val="FFFFFF" w:themeColor="background1"/>
                      <w:sz w:val="20"/>
                      <w:szCs w:val="20"/>
                    </w:rPr>
                  </w:pPr>
                  <w:r w:rsidRPr="5481362D">
                    <w:rPr>
                      <w:rFonts w:ascii="Calibri Light" w:hAnsi="Calibri Light" w:cstheme="minorBidi"/>
                      <w:b/>
                      <w:bCs/>
                      <w:noProof/>
                      <w:color w:val="FFFFFF" w:themeColor="background1"/>
                      <w:spacing w:val="-47"/>
                      <w:sz w:val="20"/>
                      <w:szCs w:val="20"/>
                    </w:rPr>
                    <w:t xml:space="preserve"> G</w:t>
                  </w:r>
                  <w:r w:rsidRPr="5481362D">
                    <w:rPr>
                      <w:rFonts w:ascii="Calibri Light" w:hAnsi="Calibri Light" w:cstheme="minorBidi"/>
                      <w:b/>
                      <w:bCs/>
                      <w:noProof/>
                      <w:color w:val="FFFFFF" w:themeColor="background1"/>
                      <w:sz w:val="20"/>
                      <w:szCs w:val="20"/>
                    </w:rPr>
                    <w:t>rades</w:t>
                  </w:r>
                </w:p>
                <w:p w14:paraId="5E052965" w14:textId="77777777" w:rsidR="003714C5" w:rsidRPr="00FE08B1" w:rsidRDefault="003714C5" w:rsidP="00953708">
                  <w:pPr>
                    <w:ind w:right="-258"/>
                    <w:jc w:val="center"/>
                    <w:rPr>
                      <w:rFonts w:ascii="Calibri Light" w:hAnsi="Calibri Light" w:cstheme="minorHAnsi"/>
                      <w:b/>
                      <w:bCs/>
                      <w:noProof/>
                      <w:color w:val="FFFFFF" w:themeColor="background1"/>
                      <w:sz w:val="20"/>
                      <w:szCs w:val="20"/>
                    </w:rPr>
                  </w:pPr>
                </w:p>
              </w:tc>
              <w:tc>
                <w:tcPr>
                  <w:tcW w:w="1939" w:type="dxa"/>
                  <w:tcBorders>
                    <w:top w:val="nil"/>
                  </w:tcBorders>
                  <w:shd w:val="clear" w:color="auto" w:fill="002060"/>
                  <w:vAlign w:val="center"/>
                </w:tcPr>
                <w:p w14:paraId="1D315248" w14:textId="77777777" w:rsidR="003714C5" w:rsidRPr="00FE08B1" w:rsidRDefault="05DFE1E9" w:rsidP="5481362D">
                  <w:pPr>
                    <w:ind w:left="6"/>
                    <w:jc w:val="center"/>
                    <w:rPr>
                      <w:rFonts w:ascii="Calibri Light" w:hAnsi="Calibri Light" w:cstheme="minorBidi"/>
                      <w:b/>
                      <w:bCs/>
                      <w:noProof/>
                      <w:color w:val="FFFFFF" w:themeColor="background1"/>
                      <w:sz w:val="20"/>
                      <w:szCs w:val="20"/>
                    </w:rPr>
                  </w:pPr>
                  <w:r w:rsidRPr="5481362D">
                    <w:rPr>
                      <w:rFonts w:ascii="Calibri Light" w:hAnsi="Calibri Light" w:cstheme="minorBidi"/>
                      <w:b/>
                      <w:bCs/>
                      <w:noProof/>
                      <w:sz w:val="20"/>
                      <w:szCs w:val="20"/>
                    </w:rPr>
                    <w:t>Minimum</w:t>
                  </w:r>
                  <w:r w:rsidRPr="5481362D">
                    <w:rPr>
                      <w:rFonts w:ascii="Calibri Light" w:hAnsi="Calibri Light" w:cstheme="minorBidi"/>
                      <w:b/>
                      <w:bCs/>
                      <w:noProof/>
                      <w:spacing w:val="-3"/>
                      <w:sz w:val="20"/>
                      <w:szCs w:val="20"/>
                    </w:rPr>
                    <w:t xml:space="preserve"> C</w:t>
                  </w:r>
                  <w:r w:rsidRPr="5481362D">
                    <w:rPr>
                      <w:rFonts w:ascii="Calibri Light" w:hAnsi="Calibri Light" w:cstheme="minorBidi"/>
                      <w:b/>
                      <w:bCs/>
                      <w:noProof/>
                      <w:sz w:val="20"/>
                      <w:szCs w:val="20"/>
                    </w:rPr>
                    <w:t>ompetence</w:t>
                  </w:r>
                  <w:r w:rsidRPr="5481362D">
                    <w:rPr>
                      <w:rFonts w:ascii="Calibri Light" w:hAnsi="Calibri Light" w:cstheme="minorBidi"/>
                      <w:b/>
                      <w:bCs/>
                      <w:noProof/>
                      <w:spacing w:val="1"/>
                      <w:sz w:val="20"/>
                      <w:szCs w:val="20"/>
                    </w:rPr>
                    <w:t xml:space="preserve"> T</w:t>
                  </w:r>
                  <w:r w:rsidRPr="5481362D">
                    <w:rPr>
                      <w:rFonts w:ascii="Calibri Light" w:hAnsi="Calibri Light" w:cstheme="minorBidi"/>
                      <w:b/>
                      <w:bCs/>
                      <w:noProof/>
                      <w:sz w:val="20"/>
                      <w:szCs w:val="20"/>
                    </w:rPr>
                    <w:t>hreshold</w:t>
                  </w:r>
                </w:p>
                <w:p w14:paraId="538B9BD0" w14:textId="082E6622" w:rsidR="003714C5" w:rsidRPr="00FE08B1" w:rsidRDefault="003714C5" w:rsidP="00953708">
                  <w:pPr>
                    <w:jc w:val="center"/>
                    <w:rPr>
                      <w:rFonts w:ascii="Calibri Light" w:hAnsi="Calibri Light" w:cstheme="minorHAnsi"/>
                      <w:b/>
                      <w:bCs/>
                      <w:noProof/>
                      <w:color w:val="FFFFFF" w:themeColor="background1"/>
                      <w:sz w:val="20"/>
                      <w:szCs w:val="20"/>
                    </w:rPr>
                  </w:pPr>
                  <w:r w:rsidRPr="00FE08B1">
                    <w:rPr>
                      <w:rFonts w:ascii="Calibri Light" w:hAnsi="Calibri Light" w:cstheme="minorHAnsi"/>
                      <w:b/>
                      <w:noProof/>
                      <w:sz w:val="20"/>
                      <w:szCs w:val="20"/>
                    </w:rPr>
                    <w:t>Grades</w:t>
                  </w:r>
                </w:p>
              </w:tc>
            </w:tr>
            <w:tr w:rsidR="008A14BD" w:rsidRPr="00FE08B1" w14:paraId="32ADB678" w14:textId="77777777" w:rsidTr="000E2B22">
              <w:trPr>
                <w:trHeight w:val="472"/>
              </w:trPr>
              <w:tc>
                <w:tcPr>
                  <w:tcW w:w="4073" w:type="dxa"/>
                  <w:tcBorders>
                    <w:top w:val="nil"/>
                  </w:tcBorders>
                  <w:shd w:val="clear" w:color="auto" w:fill="FFFFFF" w:themeFill="background1"/>
                  <w:vAlign w:val="center"/>
                </w:tcPr>
                <w:p w14:paraId="6A4A4F8F" w14:textId="0D5FB1D6" w:rsidR="008A14BD" w:rsidRPr="00FE08B1" w:rsidRDefault="41DCD525" w:rsidP="000E2B22">
                  <w:pPr>
                    <w:pStyle w:val="TableParagraph"/>
                    <w:ind w:right="170"/>
                    <w:rPr>
                      <w:rFonts w:ascii="Calibri Light" w:hAnsi="Calibri Light" w:cstheme="minorBidi"/>
                      <w:noProof/>
                      <w:sz w:val="20"/>
                      <w:szCs w:val="20"/>
                    </w:rPr>
                  </w:pPr>
                  <w:r w:rsidRPr="5481362D">
                    <w:rPr>
                      <w:rFonts w:ascii="Calibri Light" w:hAnsi="Calibri Light" w:cstheme="minorBidi"/>
                      <w:noProof/>
                      <w:sz w:val="20"/>
                      <w:szCs w:val="20"/>
                    </w:rPr>
                    <w:t>Interim Assessment</w:t>
                  </w:r>
                  <w:r w:rsidRPr="5481362D">
                    <w:rPr>
                      <w:rFonts w:ascii="Calibri Light" w:hAnsi="Calibri Light" w:cstheme="minorBidi"/>
                      <w:noProof/>
                      <w:spacing w:val="-47"/>
                      <w:sz w:val="20"/>
                      <w:szCs w:val="20"/>
                    </w:rPr>
                    <w:t xml:space="preserve"> </w:t>
                  </w:r>
                  <w:r w:rsidRPr="5481362D">
                    <w:rPr>
                      <w:rFonts w:ascii="Calibri Light" w:hAnsi="Calibri Light" w:cstheme="minorBidi"/>
                      <w:noProof/>
                      <w:sz w:val="20"/>
                      <w:szCs w:val="20"/>
                    </w:rPr>
                    <w:t>(Continuous</w:t>
                  </w:r>
                  <w:r w:rsidRPr="5481362D">
                    <w:rPr>
                      <w:rFonts w:ascii="Calibri Light" w:hAnsi="Calibri Light" w:cstheme="minorBidi"/>
                      <w:noProof/>
                      <w:spacing w:val="1"/>
                      <w:sz w:val="20"/>
                      <w:szCs w:val="20"/>
                    </w:rPr>
                    <w:t xml:space="preserve"> </w:t>
                  </w:r>
                  <w:r w:rsidRPr="5481362D">
                    <w:rPr>
                      <w:rFonts w:ascii="Calibri Light" w:hAnsi="Calibri Light" w:cstheme="minorBidi"/>
                      <w:noProof/>
                      <w:sz w:val="20"/>
                      <w:szCs w:val="20"/>
                    </w:rPr>
                    <w:t>Assessment</w:t>
                  </w:r>
                  <w:r w:rsidRPr="5481362D">
                    <w:rPr>
                      <w:rFonts w:ascii="Calibri Light" w:hAnsi="Calibri Light" w:cstheme="minorBidi"/>
                      <w:noProof/>
                      <w:spacing w:val="-2"/>
                      <w:sz w:val="20"/>
                      <w:szCs w:val="20"/>
                    </w:rPr>
                    <w:t xml:space="preserve"> </w:t>
                  </w:r>
                  <w:r w:rsidRPr="5481362D">
                    <w:rPr>
                      <w:rFonts w:ascii="Calibri Light" w:hAnsi="Calibri Light" w:cstheme="minorBidi"/>
                      <w:noProof/>
                      <w:sz w:val="20"/>
                      <w:szCs w:val="20"/>
                    </w:rPr>
                    <w:t>+</w:t>
                  </w:r>
                  <w:r w:rsidR="000E2B22">
                    <w:rPr>
                      <w:rFonts w:ascii="Calibri Light" w:hAnsi="Calibri Light" w:cstheme="minorBidi"/>
                      <w:noProof/>
                      <w:sz w:val="20"/>
                      <w:szCs w:val="20"/>
                    </w:rPr>
                    <w:t xml:space="preserve"> </w:t>
                  </w:r>
                  <w:r w:rsidRPr="5481362D">
                    <w:rPr>
                      <w:rFonts w:ascii="Calibri Light" w:hAnsi="Calibri Light" w:cstheme="minorBidi"/>
                      <w:noProof/>
                      <w:sz w:val="20"/>
                      <w:szCs w:val="20"/>
                    </w:rPr>
                    <w:t>Midterm</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Exam)</w:t>
                  </w:r>
                </w:p>
              </w:tc>
              <w:tc>
                <w:tcPr>
                  <w:tcW w:w="2130" w:type="dxa"/>
                  <w:tcBorders>
                    <w:top w:val="nil"/>
                  </w:tcBorders>
                  <w:shd w:val="clear" w:color="auto" w:fill="FFFFFF" w:themeFill="background1"/>
                  <w:vAlign w:val="center"/>
                </w:tcPr>
                <w:p w14:paraId="3FDB0E58" w14:textId="7C28B1EC" w:rsidR="008A14BD" w:rsidRPr="00FE08B1" w:rsidRDefault="008A14BD" w:rsidP="00953708">
                  <w:pPr>
                    <w:jc w:val="center"/>
                    <w:rPr>
                      <w:rFonts w:ascii="Calibri Light" w:hAnsi="Calibri Light" w:cstheme="minorHAnsi"/>
                      <w:bCs/>
                      <w:noProof/>
                      <w:sz w:val="20"/>
                      <w:szCs w:val="20"/>
                    </w:rPr>
                  </w:pPr>
                  <w:r w:rsidRPr="00FE08B1">
                    <w:rPr>
                      <w:rFonts w:ascii="Calibri Light" w:hAnsi="Calibri Light" w:cstheme="minorHAnsi"/>
                      <w:noProof/>
                      <w:sz w:val="20"/>
                      <w:szCs w:val="20"/>
                    </w:rPr>
                    <w:t>70</w:t>
                  </w:r>
                </w:p>
              </w:tc>
              <w:tc>
                <w:tcPr>
                  <w:tcW w:w="1939" w:type="dxa"/>
                  <w:shd w:val="clear" w:color="auto" w:fill="FFFFFF" w:themeFill="background1"/>
                  <w:vAlign w:val="center"/>
                </w:tcPr>
                <w:p w14:paraId="51C2274D" w14:textId="05F192C9" w:rsidR="008A14BD" w:rsidRPr="00FE08B1" w:rsidRDefault="008A14BD" w:rsidP="00953708">
                  <w:pPr>
                    <w:jc w:val="center"/>
                    <w:rPr>
                      <w:rFonts w:ascii="Calibri Light" w:hAnsi="Calibri Light" w:cstheme="minorHAnsi"/>
                      <w:bCs/>
                      <w:noProof/>
                      <w:sz w:val="20"/>
                      <w:szCs w:val="20"/>
                    </w:rPr>
                  </w:pPr>
                  <w:r w:rsidRPr="00FE08B1">
                    <w:rPr>
                      <w:rFonts w:ascii="Calibri Light" w:hAnsi="Calibri Light" w:cstheme="minorHAnsi"/>
                      <w:noProof/>
                      <w:sz w:val="20"/>
                      <w:szCs w:val="20"/>
                    </w:rPr>
                    <w:t>25</w:t>
                  </w:r>
                </w:p>
              </w:tc>
            </w:tr>
            <w:tr w:rsidR="008A14BD" w:rsidRPr="00FE08B1" w14:paraId="48383164" w14:textId="77777777" w:rsidTr="000E2B22">
              <w:trPr>
                <w:trHeight w:val="418"/>
              </w:trPr>
              <w:tc>
                <w:tcPr>
                  <w:tcW w:w="4073" w:type="dxa"/>
                  <w:shd w:val="clear" w:color="auto" w:fill="FFFFFF" w:themeFill="background1"/>
                  <w:vAlign w:val="center"/>
                </w:tcPr>
                <w:p w14:paraId="4D3DE6EB" w14:textId="77777777" w:rsidR="008A14BD" w:rsidRPr="00FE08B1" w:rsidRDefault="41DCD525" w:rsidP="5481362D">
                  <w:pPr>
                    <w:pStyle w:val="TableParagraph"/>
                    <w:spacing w:line="262" w:lineRule="exact"/>
                    <w:ind w:right="170"/>
                    <w:rPr>
                      <w:rFonts w:ascii="Calibri Light" w:hAnsi="Calibri Light" w:cstheme="minorBidi"/>
                      <w:noProof/>
                      <w:sz w:val="20"/>
                      <w:szCs w:val="20"/>
                    </w:rPr>
                  </w:pPr>
                  <w:r w:rsidRPr="5481362D">
                    <w:rPr>
                      <w:rFonts w:ascii="Calibri Light" w:hAnsi="Calibri Light" w:cstheme="minorBidi"/>
                      <w:noProof/>
                      <w:sz w:val="20"/>
                      <w:szCs w:val="20"/>
                    </w:rPr>
                    <w:t>Final</w:t>
                  </w:r>
                  <w:r w:rsidRPr="5481362D">
                    <w:rPr>
                      <w:rFonts w:ascii="Calibri Light" w:hAnsi="Calibri Light" w:cstheme="minorBidi"/>
                      <w:noProof/>
                      <w:spacing w:val="-2"/>
                      <w:sz w:val="20"/>
                      <w:szCs w:val="20"/>
                    </w:rPr>
                    <w:t xml:space="preserve"> </w:t>
                  </w:r>
                  <w:r w:rsidRPr="5481362D">
                    <w:rPr>
                      <w:rFonts w:ascii="Calibri Light" w:hAnsi="Calibri Light" w:cstheme="minorBidi"/>
                      <w:noProof/>
                      <w:sz w:val="20"/>
                      <w:szCs w:val="20"/>
                    </w:rPr>
                    <w:t>Assessment</w:t>
                  </w:r>
                </w:p>
                <w:p w14:paraId="5AD0B098" w14:textId="77777777" w:rsidR="008A14BD" w:rsidRPr="00FE08B1" w:rsidRDefault="41DCD525" w:rsidP="5481362D">
                  <w:pPr>
                    <w:rPr>
                      <w:rFonts w:ascii="Calibri Light" w:hAnsi="Calibri Light" w:cstheme="minorBidi"/>
                      <w:noProof/>
                      <w:color w:val="FFFFFF" w:themeColor="background1"/>
                      <w:sz w:val="20"/>
                      <w:szCs w:val="20"/>
                    </w:rPr>
                  </w:pPr>
                  <w:r w:rsidRPr="5481362D">
                    <w:rPr>
                      <w:rFonts w:ascii="Calibri Light" w:hAnsi="Calibri Light" w:cstheme="minorBidi"/>
                      <w:noProof/>
                      <w:sz w:val="20"/>
                      <w:szCs w:val="20"/>
                    </w:rPr>
                    <w:t>(Final</w:t>
                  </w:r>
                  <w:r w:rsidRPr="5481362D">
                    <w:rPr>
                      <w:rFonts w:ascii="Calibri Light" w:hAnsi="Calibri Light" w:cstheme="minorBidi"/>
                      <w:noProof/>
                      <w:spacing w:val="-2"/>
                      <w:sz w:val="20"/>
                      <w:szCs w:val="20"/>
                    </w:rPr>
                    <w:t xml:space="preserve"> </w:t>
                  </w:r>
                  <w:r w:rsidRPr="5481362D">
                    <w:rPr>
                      <w:rFonts w:ascii="Calibri Light" w:hAnsi="Calibri Light" w:cstheme="minorBidi"/>
                      <w:noProof/>
                      <w:sz w:val="20"/>
                      <w:szCs w:val="20"/>
                    </w:rPr>
                    <w:t>Exam)</w:t>
                  </w:r>
                </w:p>
              </w:tc>
              <w:tc>
                <w:tcPr>
                  <w:tcW w:w="2130" w:type="dxa"/>
                  <w:vAlign w:val="center"/>
                </w:tcPr>
                <w:p w14:paraId="13138E4A" w14:textId="4A7FF3CD" w:rsidR="008A14BD" w:rsidRPr="00FE08B1" w:rsidRDefault="008A14BD" w:rsidP="00953708">
                  <w:pPr>
                    <w:jc w:val="center"/>
                    <w:rPr>
                      <w:rFonts w:ascii="Calibri Light" w:hAnsi="Calibri Light" w:cstheme="minorHAnsi"/>
                      <w:bCs/>
                      <w:noProof/>
                      <w:sz w:val="20"/>
                      <w:szCs w:val="20"/>
                    </w:rPr>
                  </w:pPr>
                  <w:r w:rsidRPr="00FE08B1">
                    <w:rPr>
                      <w:rFonts w:ascii="Calibri Light" w:hAnsi="Calibri Light" w:cstheme="minorHAnsi"/>
                      <w:noProof/>
                      <w:sz w:val="20"/>
                      <w:szCs w:val="20"/>
                    </w:rPr>
                    <w:t>30</w:t>
                  </w:r>
                </w:p>
              </w:tc>
              <w:tc>
                <w:tcPr>
                  <w:tcW w:w="1939" w:type="dxa"/>
                  <w:vAlign w:val="center"/>
                </w:tcPr>
                <w:p w14:paraId="704662E7" w14:textId="07060105" w:rsidR="008A14BD" w:rsidRPr="00FE08B1" w:rsidRDefault="008A14BD" w:rsidP="00953708">
                  <w:pPr>
                    <w:jc w:val="center"/>
                    <w:rPr>
                      <w:rFonts w:ascii="Calibri Light" w:hAnsi="Calibri Light" w:cstheme="minorHAnsi"/>
                      <w:bCs/>
                      <w:noProof/>
                      <w:sz w:val="20"/>
                      <w:szCs w:val="20"/>
                    </w:rPr>
                  </w:pPr>
                  <w:r w:rsidRPr="00FE08B1">
                    <w:rPr>
                      <w:rFonts w:ascii="Calibri Light" w:hAnsi="Calibri Light" w:cstheme="minorHAnsi"/>
                      <w:noProof/>
                      <w:sz w:val="20"/>
                      <w:szCs w:val="20"/>
                    </w:rPr>
                    <w:t>16</w:t>
                  </w:r>
                </w:p>
              </w:tc>
            </w:tr>
          </w:tbl>
          <w:p w14:paraId="4BF06348" w14:textId="30CD60D0" w:rsidR="00953708" w:rsidRPr="00FE08B1" w:rsidRDefault="00953708" w:rsidP="00953708">
            <w:pPr>
              <w:rPr>
                <w:rFonts w:ascii="Calibri Light" w:hAnsi="Calibri Light" w:cstheme="minorHAnsi"/>
                <w:b/>
                <w:bCs/>
                <w:noProof/>
              </w:rPr>
            </w:pPr>
          </w:p>
          <w:p w14:paraId="69B646FB" w14:textId="20A55852" w:rsidR="00953708" w:rsidRPr="00FE08B1" w:rsidRDefault="00953708" w:rsidP="000E2B22">
            <w:pPr>
              <w:ind w:left="93"/>
              <w:rPr>
                <w:rFonts w:ascii="Calibri Light" w:hAnsi="Calibri Light" w:cstheme="minorHAnsi"/>
                <w:b/>
                <w:bCs/>
                <w:noProof/>
                <w:sz w:val="20"/>
                <w:szCs w:val="20"/>
              </w:rPr>
            </w:pPr>
            <w:r w:rsidRPr="00FE08B1">
              <w:rPr>
                <w:rFonts w:ascii="Calibri Light" w:hAnsi="Calibri Light" w:cstheme="minorHAnsi"/>
                <w:b/>
                <w:bCs/>
                <w:noProof/>
                <w:sz w:val="20"/>
                <w:szCs w:val="20"/>
              </w:rPr>
              <w:t>EVALUATION SYSTEM</w:t>
            </w:r>
          </w:p>
          <w:p w14:paraId="10CDF8CF" w14:textId="77C9CCB0" w:rsidR="00953708" w:rsidRPr="00FE08B1" w:rsidRDefault="00AA77F8" w:rsidP="000E2B22">
            <w:pPr>
              <w:ind w:left="93"/>
              <w:rPr>
                <w:rFonts w:ascii="Calibri Light" w:hAnsi="Calibri Light" w:cstheme="minorHAnsi"/>
                <w:noProof/>
                <w:sz w:val="20"/>
                <w:szCs w:val="20"/>
              </w:rPr>
            </w:pPr>
            <w:r w:rsidRPr="00FE08B1">
              <w:rPr>
                <w:rFonts w:ascii="Calibri Light" w:hAnsi="Calibri Light" w:cstheme="minorHAnsi"/>
                <w:b/>
                <w:bCs/>
                <w:noProof/>
                <w:sz w:val="20"/>
                <w:szCs w:val="20"/>
              </w:rPr>
              <w:t xml:space="preserve"> </w:t>
            </w:r>
            <w:r w:rsidR="00953708" w:rsidRPr="00FE08B1">
              <w:rPr>
                <w:rFonts w:ascii="Calibri Light" w:hAnsi="Calibri Light" w:cstheme="minorHAnsi"/>
                <w:b/>
                <w:bCs/>
                <w:noProof/>
                <w:sz w:val="20"/>
                <w:szCs w:val="20"/>
              </w:rPr>
              <w:t>Positive Evaluation</w:t>
            </w:r>
            <w:r w:rsidR="00953708" w:rsidRPr="00FE08B1">
              <w:rPr>
                <w:rFonts w:ascii="Calibri Light" w:hAnsi="Calibri Light" w:cstheme="minorHAnsi"/>
                <w:noProof/>
                <w:sz w:val="20"/>
                <w:szCs w:val="20"/>
              </w:rPr>
              <w:t xml:space="preserve">: </w:t>
            </w:r>
          </w:p>
          <w:p w14:paraId="48CEC6B6" w14:textId="77777777" w:rsidR="00953708" w:rsidRPr="00FE08B1" w:rsidRDefault="00953708" w:rsidP="00953708">
            <w:pPr>
              <w:ind w:left="287" w:hanging="90"/>
              <w:rPr>
                <w:rFonts w:ascii="Calibri Light" w:hAnsi="Calibri Light" w:cstheme="minorHAnsi"/>
                <w:noProof/>
                <w:sz w:val="20"/>
                <w:szCs w:val="20"/>
              </w:rPr>
            </w:pPr>
            <w:r w:rsidRPr="00FE08B1">
              <w:rPr>
                <w:rFonts w:ascii="Calibri Light" w:hAnsi="Calibri Light" w:cstheme="minorHAnsi"/>
                <w:noProof/>
                <w:sz w:val="20"/>
                <w:szCs w:val="20"/>
              </w:rPr>
              <w:t xml:space="preserve">(A)  Excellent - 91 and above of maximum points </w:t>
            </w:r>
          </w:p>
          <w:p w14:paraId="3FA9FFB8" w14:textId="77777777" w:rsidR="00953708" w:rsidRPr="00FE08B1" w:rsidRDefault="00953708" w:rsidP="00953708">
            <w:pPr>
              <w:ind w:left="377" w:hanging="180"/>
              <w:rPr>
                <w:rFonts w:ascii="Calibri Light" w:hAnsi="Calibri Light" w:cstheme="minorHAnsi"/>
                <w:noProof/>
                <w:sz w:val="20"/>
                <w:szCs w:val="20"/>
              </w:rPr>
            </w:pPr>
            <w:r w:rsidRPr="00FE08B1">
              <w:rPr>
                <w:rFonts w:ascii="Calibri Light" w:hAnsi="Calibri Light" w:cstheme="minorHAnsi"/>
                <w:noProof/>
                <w:sz w:val="20"/>
                <w:szCs w:val="20"/>
              </w:rPr>
              <w:t xml:space="preserve">(B)  Very Good - 81 - 90 of maximum points </w:t>
            </w:r>
          </w:p>
          <w:p w14:paraId="77C41A3F" w14:textId="77777777" w:rsidR="00953708" w:rsidRPr="00FE08B1" w:rsidRDefault="00953708" w:rsidP="00953708">
            <w:pPr>
              <w:ind w:left="377" w:hanging="180"/>
              <w:rPr>
                <w:rFonts w:ascii="Calibri Light" w:hAnsi="Calibri Light" w:cstheme="minorHAnsi"/>
                <w:noProof/>
                <w:sz w:val="20"/>
                <w:szCs w:val="20"/>
              </w:rPr>
            </w:pPr>
            <w:r w:rsidRPr="00FE08B1">
              <w:rPr>
                <w:rFonts w:ascii="Calibri Light" w:hAnsi="Calibri Light" w:cstheme="minorHAnsi"/>
                <w:noProof/>
                <w:sz w:val="20"/>
                <w:szCs w:val="20"/>
              </w:rPr>
              <w:t>(C)  Good - 71 - 80 of maximum point</w:t>
            </w:r>
          </w:p>
          <w:p w14:paraId="392FCC03" w14:textId="77777777" w:rsidR="00953708" w:rsidRPr="00FE08B1" w:rsidRDefault="00953708" w:rsidP="00953708">
            <w:pPr>
              <w:ind w:left="377" w:hanging="180"/>
              <w:rPr>
                <w:rFonts w:ascii="Calibri Light" w:hAnsi="Calibri Light" w:cstheme="minorHAnsi"/>
                <w:noProof/>
                <w:sz w:val="20"/>
                <w:szCs w:val="20"/>
              </w:rPr>
            </w:pPr>
            <w:r w:rsidRPr="00FE08B1">
              <w:rPr>
                <w:rFonts w:ascii="Calibri Light" w:hAnsi="Calibri Light" w:cstheme="minorHAnsi"/>
                <w:noProof/>
                <w:sz w:val="20"/>
                <w:szCs w:val="20"/>
              </w:rPr>
              <w:t>(D)  Satisfactory - 61 – 70 of maximum points</w:t>
            </w:r>
          </w:p>
          <w:p w14:paraId="4B8A4E7A" w14:textId="0239F4D2" w:rsidR="00953708" w:rsidRPr="00FE08B1" w:rsidRDefault="00953708" w:rsidP="004D787D">
            <w:pPr>
              <w:ind w:left="377" w:hanging="180"/>
              <w:rPr>
                <w:rFonts w:ascii="Calibri Light" w:hAnsi="Calibri Light" w:cstheme="minorHAnsi"/>
                <w:noProof/>
                <w:sz w:val="20"/>
                <w:szCs w:val="20"/>
              </w:rPr>
            </w:pPr>
            <w:r w:rsidRPr="00FE08B1">
              <w:rPr>
                <w:rFonts w:ascii="Calibri Light" w:hAnsi="Calibri Light" w:cstheme="minorHAnsi"/>
                <w:noProof/>
                <w:sz w:val="20"/>
                <w:szCs w:val="20"/>
              </w:rPr>
              <w:t>(E)   Sufficient - 51- 60 of maximum points</w:t>
            </w:r>
          </w:p>
          <w:p w14:paraId="13F18EA4" w14:textId="13BE81B0" w:rsidR="00953708" w:rsidRPr="00FE08B1" w:rsidRDefault="00AA77F8" w:rsidP="00953708">
            <w:pPr>
              <w:rPr>
                <w:rFonts w:ascii="Calibri Light" w:hAnsi="Calibri Light" w:cstheme="minorHAnsi"/>
                <w:b/>
                <w:bCs/>
                <w:noProof/>
                <w:sz w:val="20"/>
                <w:szCs w:val="20"/>
              </w:rPr>
            </w:pPr>
            <w:r w:rsidRPr="00FE08B1">
              <w:rPr>
                <w:rFonts w:ascii="Calibri Light" w:hAnsi="Calibri Light" w:cstheme="minorHAnsi"/>
                <w:b/>
                <w:bCs/>
                <w:noProof/>
                <w:sz w:val="20"/>
                <w:szCs w:val="20"/>
              </w:rPr>
              <w:t xml:space="preserve"> </w:t>
            </w:r>
            <w:r w:rsidR="00953708" w:rsidRPr="00FE08B1">
              <w:rPr>
                <w:rFonts w:ascii="Calibri Light" w:hAnsi="Calibri Light" w:cstheme="minorHAnsi"/>
                <w:b/>
                <w:bCs/>
                <w:noProof/>
                <w:sz w:val="20"/>
                <w:szCs w:val="20"/>
              </w:rPr>
              <w:t xml:space="preserve">Negative evaluation: </w:t>
            </w:r>
          </w:p>
          <w:p w14:paraId="723D4143" w14:textId="477345F1" w:rsidR="00953708" w:rsidRPr="00FE08B1" w:rsidRDefault="00953708" w:rsidP="000E2B22">
            <w:pPr>
              <w:pStyle w:val="ListParagraph"/>
              <w:widowControl/>
              <w:numPr>
                <w:ilvl w:val="0"/>
                <w:numId w:val="8"/>
              </w:numPr>
              <w:autoSpaceDE/>
              <w:autoSpaceDN/>
              <w:ind w:left="557" w:right="172"/>
              <w:contextualSpacing/>
              <w:jc w:val="both"/>
              <w:rPr>
                <w:rFonts w:ascii="Calibri Light" w:hAnsi="Calibri Light" w:cstheme="minorHAnsi"/>
                <w:noProof/>
                <w:sz w:val="20"/>
                <w:szCs w:val="20"/>
              </w:rPr>
            </w:pPr>
            <w:r w:rsidRPr="00FE08B1">
              <w:rPr>
                <w:rFonts w:ascii="Calibri Light" w:hAnsi="Calibri Light" w:cstheme="minorHAnsi"/>
                <w:b/>
                <w:noProof/>
                <w:sz w:val="20"/>
                <w:szCs w:val="20"/>
              </w:rPr>
              <w:t>(FX) FAIL</w:t>
            </w:r>
            <w:r w:rsidRPr="00FE08B1">
              <w:rPr>
                <w:rFonts w:ascii="Calibri Light" w:hAnsi="Calibri Light" w:cstheme="minorHAnsi"/>
                <w:noProof/>
                <w:sz w:val="20"/>
                <w:szCs w:val="20"/>
              </w:rPr>
              <w:t xml:space="preserve"> - 41-50 </w:t>
            </w:r>
            <w:r w:rsidR="00297A0F" w:rsidRPr="00FE08B1">
              <w:rPr>
                <w:rFonts w:ascii="Calibri Light" w:hAnsi="Calibri Light" w:cstheme="minorHAnsi"/>
                <w:noProof/>
                <w:sz w:val="20"/>
                <w:szCs w:val="20"/>
              </w:rPr>
              <w:t>points</w:t>
            </w:r>
            <w:r w:rsidRPr="00FE08B1">
              <w:rPr>
                <w:rFonts w:ascii="Calibri Light" w:hAnsi="Calibri Light" w:cstheme="minorHAnsi"/>
                <w:noProof/>
                <w:sz w:val="20"/>
                <w:szCs w:val="20"/>
              </w:rPr>
              <w:t xml:space="preserve"> of maxim</w:t>
            </w:r>
            <w:r w:rsidR="00B82EC8" w:rsidRPr="00FE08B1">
              <w:rPr>
                <w:rFonts w:ascii="Calibri Light" w:hAnsi="Calibri Light" w:cstheme="minorHAnsi"/>
                <w:noProof/>
                <w:sz w:val="20"/>
                <w:szCs w:val="20"/>
              </w:rPr>
              <w:t>um</w:t>
            </w:r>
            <w:r w:rsidRPr="00FE08B1">
              <w:rPr>
                <w:rFonts w:ascii="Calibri Light" w:hAnsi="Calibri Light" w:cstheme="minorHAnsi"/>
                <w:noProof/>
                <w:sz w:val="20"/>
                <w:szCs w:val="20"/>
              </w:rPr>
              <w:t xml:space="preserve"> evaluation, which means that the student needs to study harder and bears the right to retake the additional examination having worked independently one more time. </w:t>
            </w:r>
          </w:p>
          <w:p w14:paraId="32FD993B" w14:textId="54A981CD" w:rsidR="00953708" w:rsidRDefault="00953708" w:rsidP="000E2B22">
            <w:pPr>
              <w:pStyle w:val="ListParagraph"/>
              <w:widowControl/>
              <w:numPr>
                <w:ilvl w:val="0"/>
                <w:numId w:val="8"/>
              </w:numPr>
              <w:autoSpaceDE/>
              <w:autoSpaceDN/>
              <w:ind w:left="557" w:right="172"/>
              <w:contextualSpacing/>
              <w:jc w:val="both"/>
              <w:rPr>
                <w:rFonts w:ascii="Calibri Light" w:hAnsi="Calibri Light" w:cstheme="minorHAnsi"/>
                <w:noProof/>
                <w:sz w:val="20"/>
                <w:szCs w:val="20"/>
              </w:rPr>
            </w:pPr>
            <w:r w:rsidRPr="00FE08B1">
              <w:rPr>
                <w:rFonts w:ascii="Calibri Light" w:hAnsi="Calibri Light" w:cstheme="minorHAnsi"/>
                <w:b/>
                <w:noProof/>
                <w:sz w:val="20"/>
                <w:szCs w:val="20"/>
              </w:rPr>
              <w:t xml:space="preserve"> (F) FAIL</w:t>
            </w:r>
            <w:r w:rsidRPr="00FE08B1">
              <w:rPr>
                <w:rFonts w:ascii="Calibri Light" w:hAnsi="Calibri Light" w:cstheme="minorHAnsi"/>
                <w:noProof/>
                <w:sz w:val="20"/>
                <w:szCs w:val="20"/>
              </w:rPr>
              <w:t xml:space="preserve"> – 40 </w:t>
            </w:r>
            <w:r w:rsidR="00B82EC8" w:rsidRPr="00FE08B1">
              <w:rPr>
                <w:rFonts w:ascii="Calibri Light" w:hAnsi="Calibri Light" w:cstheme="minorHAnsi"/>
                <w:noProof/>
                <w:sz w:val="20"/>
                <w:szCs w:val="20"/>
              </w:rPr>
              <w:t>points</w:t>
            </w:r>
            <w:r w:rsidRPr="00FE08B1">
              <w:rPr>
                <w:rFonts w:ascii="Calibri Light" w:hAnsi="Calibri Light" w:cstheme="minorHAnsi"/>
                <w:noProof/>
                <w:sz w:val="20"/>
                <w:szCs w:val="20"/>
              </w:rPr>
              <w:t xml:space="preserve"> of max</w:t>
            </w:r>
            <w:r w:rsidR="00B82EC8" w:rsidRPr="00FE08B1">
              <w:rPr>
                <w:rFonts w:ascii="Calibri Light" w:hAnsi="Calibri Light" w:cstheme="minorHAnsi"/>
                <w:noProof/>
                <w:sz w:val="20"/>
                <w:szCs w:val="20"/>
              </w:rPr>
              <w:t>imum</w:t>
            </w:r>
            <w:r w:rsidRPr="00FE08B1">
              <w:rPr>
                <w:rFonts w:ascii="Calibri Light" w:hAnsi="Calibri Light" w:cstheme="minorHAnsi"/>
                <w:noProof/>
                <w:sz w:val="20"/>
                <w:szCs w:val="20"/>
              </w:rPr>
              <w:t xml:space="preserve"> evaluation or less, which means that the work implemented by the student is not sufficient and he/she needs to study the subject from the very beginning</w:t>
            </w:r>
          </w:p>
          <w:p w14:paraId="05E56B0B" w14:textId="56A2DDFF" w:rsidR="007F0688" w:rsidRDefault="007F0688" w:rsidP="007F0688">
            <w:pPr>
              <w:widowControl/>
              <w:autoSpaceDE/>
              <w:autoSpaceDN/>
              <w:contextualSpacing/>
              <w:jc w:val="both"/>
              <w:rPr>
                <w:rFonts w:ascii="Calibri Light" w:hAnsi="Calibri Light" w:cstheme="minorHAnsi"/>
                <w:noProof/>
                <w:sz w:val="20"/>
                <w:szCs w:val="20"/>
              </w:rPr>
            </w:pPr>
          </w:p>
          <w:p w14:paraId="412B5222" w14:textId="35FABBAB" w:rsidR="007F0688" w:rsidRPr="007F0688" w:rsidRDefault="007F0688" w:rsidP="007F0688">
            <w:pPr>
              <w:widowControl/>
              <w:shd w:val="clear" w:color="auto" w:fill="D9D9D9" w:themeFill="background1" w:themeFillShade="D9"/>
              <w:autoSpaceDE/>
              <w:autoSpaceDN/>
              <w:ind w:left="183" w:right="172"/>
              <w:contextualSpacing/>
              <w:jc w:val="both"/>
              <w:rPr>
                <w:rFonts w:ascii="Calibri Light" w:hAnsi="Calibri Light" w:cstheme="minorHAnsi"/>
                <w:noProof/>
                <w:sz w:val="20"/>
                <w:szCs w:val="20"/>
              </w:rPr>
            </w:pPr>
            <w:r w:rsidRPr="5481362D">
              <w:rPr>
                <w:rFonts w:ascii="Calibri Light" w:hAnsi="Calibri Light" w:cstheme="minorBidi"/>
                <w:b/>
                <w:bCs/>
                <w:noProof/>
                <w:sz w:val="20"/>
                <w:szCs w:val="20"/>
                <w:shd w:val="clear" w:color="auto" w:fill="D9D9D9" w:themeFill="background1" w:themeFillShade="D9"/>
              </w:rPr>
              <w:t>Team</w:t>
            </w:r>
            <w:r w:rsidRPr="5481362D">
              <w:rPr>
                <w:rFonts w:ascii="Calibri Light" w:hAnsi="Calibri Light" w:cstheme="minorBidi"/>
                <w:b/>
                <w:bCs/>
                <w:noProof/>
                <w:spacing w:val="-10"/>
                <w:sz w:val="20"/>
                <w:szCs w:val="20"/>
                <w:shd w:val="clear" w:color="auto" w:fill="D9D9D9" w:themeFill="background1" w:themeFillShade="D9"/>
              </w:rPr>
              <w:t xml:space="preserve"> </w:t>
            </w:r>
            <w:r w:rsidRPr="5481362D">
              <w:rPr>
                <w:rFonts w:ascii="Calibri Light" w:hAnsi="Calibri Light" w:cstheme="minorBidi"/>
                <w:b/>
                <w:bCs/>
                <w:noProof/>
                <w:sz w:val="20"/>
                <w:szCs w:val="20"/>
                <w:shd w:val="clear" w:color="auto" w:fill="D9D9D9" w:themeFill="background1" w:themeFillShade="D9"/>
              </w:rPr>
              <w:t>Project</w:t>
            </w:r>
            <w:r w:rsidRPr="5481362D">
              <w:rPr>
                <w:rFonts w:ascii="Calibri Light" w:hAnsi="Calibri Light" w:cstheme="minorBidi"/>
                <w:noProof/>
                <w:spacing w:val="-8"/>
                <w:sz w:val="20"/>
                <w:szCs w:val="20"/>
              </w:rPr>
              <w:t xml:space="preserve"> </w:t>
            </w:r>
            <w:r w:rsidRPr="5481362D">
              <w:rPr>
                <w:rFonts w:ascii="Calibri Light" w:hAnsi="Calibri Light" w:cstheme="minorBidi"/>
                <w:noProof/>
                <w:sz w:val="20"/>
                <w:szCs w:val="20"/>
              </w:rPr>
              <w:t>–</w:t>
            </w:r>
            <w:r w:rsidRPr="5481362D">
              <w:rPr>
                <w:rFonts w:ascii="Calibri Light" w:hAnsi="Calibri Light" w:cstheme="minorBidi"/>
                <w:noProof/>
                <w:spacing w:val="-8"/>
                <w:sz w:val="20"/>
                <w:szCs w:val="20"/>
              </w:rPr>
              <w:t xml:space="preserve"> </w:t>
            </w:r>
            <w:r w:rsidRPr="5481362D">
              <w:rPr>
                <w:rFonts w:ascii="Calibri Light" w:hAnsi="Calibri Light" w:cstheme="minorBidi"/>
                <w:b/>
                <w:bCs/>
                <w:noProof/>
                <w:sz w:val="20"/>
                <w:szCs w:val="20"/>
              </w:rPr>
              <w:t>26</w:t>
            </w:r>
            <w:r w:rsidRPr="5481362D">
              <w:rPr>
                <w:rFonts w:ascii="Calibri Light" w:hAnsi="Calibri Light" w:cstheme="minorBidi"/>
                <w:b/>
                <w:bCs/>
                <w:noProof/>
                <w:spacing w:val="-8"/>
                <w:sz w:val="20"/>
                <w:szCs w:val="20"/>
              </w:rPr>
              <w:t xml:space="preserve"> </w:t>
            </w:r>
            <w:r w:rsidRPr="5481362D">
              <w:rPr>
                <w:rFonts w:ascii="Calibri Light" w:hAnsi="Calibri Light" w:cstheme="minorBidi"/>
                <w:b/>
                <w:bCs/>
                <w:noProof/>
                <w:sz w:val="20"/>
                <w:szCs w:val="20"/>
              </w:rPr>
              <w:t>points</w:t>
            </w:r>
            <w:r w:rsidRPr="5481362D">
              <w:rPr>
                <w:rFonts w:ascii="Calibri Light" w:hAnsi="Calibri Light" w:cstheme="minorBidi"/>
                <w:noProof/>
                <w:sz w:val="20"/>
                <w:szCs w:val="20"/>
              </w:rPr>
              <w:t>.</w:t>
            </w:r>
            <w:r w:rsidRPr="5481362D">
              <w:rPr>
                <w:rFonts w:ascii="Calibri Light" w:hAnsi="Calibri Light" w:cstheme="minorBidi"/>
                <w:noProof/>
                <w:spacing w:val="-6"/>
                <w:sz w:val="20"/>
                <w:szCs w:val="20"/>
              </w:rPr>
              <w:t xml:space="preserve"> </w:t>
            </w:r>
            <w:r w:rsidRPr="5481362D">
              <w:rPr>
                <w:rFonts w:ascii="Calibri Light" w:hAnsi="Calibri Light" w:cstheme="minorBidi"/>
                <w:noProof/>
                <w:sz w:val="20"/>
                <w:szCs w:val="20"/>
              </w:rPr>
              <w:t>Team</w:t>
            </w:r>
            <w:r w:rsidRPr="5481362D">
              <w:rPr>
                <w:rFonts w:ascii="Calibri Light" w:hAnsi="Calibri Light" w:cstheme="minorBidi"/>
                <w:noProof/>
                <w:spacing w:val="-10"/>
                <w:sz w:val="20"/>
                <w:szCs w:val="20"/>
              </w:rPr>
              <w:t xml:space="preserve"> </w:t>
            </w:r>
            <w:r w:rsidRPr="5481362D">
              <w:rPr>
                <w:rFonts w:ascii="Calibri Light" w:hAnsi="Calibri Light" w:cstheme="minorBidi"/>
                <w:noProof/>
                <w:sz w:val="20"/>
                <w:szCs w:val="20"/>
              </w:rPr>
              <w:t>project</w:t>
            </w:r>
            <w:r w:rsidRPr="5481362D">
              <w:rPr>
                <w:rFonts w:ascii="Calibri Light" w:hAnsi="Calibri Light" w:cstheme="minorBidi"/>
                <w:noProof/>
                <w:spacing w:val="-10"/>
                <w:sz w:val="20"/>
                <w:szCs w:val="20"/>
              </w:rPr>
              <w:t xml:space="preserve"> </w:t>
            </w:r>
            <w:r w:rsidRPr="5481362D">
              <w:rPr>
                <w:rFonts w:ascii="Calibri Light" w:hAnsi="Calibri Light" w:cstheme="minorBidi"/>
                <w:noProof/>
                <w:sz w:val="20"/>
                <w:szCs w:val="20"/>
              </w:rPr>
              <w:t>consists</w:t>
            </w:r>
            <w:r w:rsidRPr="5481362D">
              <w:rPr>
                <w:rFonts w:ascii="Calibri Light" w:hAnsi="Calibri Light" w:cstheme="minorBidi"/>
                <w:noProof/>
                <w:spacing w:val="-8"/>
                <w:sz w:val="20"/>
                <w:szCs w:val="20"/>
              </w:rPr>
              <w:t xml:space="preserve"> </w:t>
            </w:r>
            <w:r w:rsidRPr="5481362D">
              <w:rPr>
                <w:rFonts w:ascii="Calibri Light" w:hAnsi="Calibri Light" w:cstheme="minorBidi"/>
                <w:noProof/>
                <w:sz w:val="20"/>
                <w:szCs w:val="20"/>
              </w:rPr>
              <w:t>of</w:t>
            </w:r>
            <w:r w:rsidRPr="5481362D">
              <w:rPr>
                <w:rFonts w:ascii="Calibri Light" w:hAnsi="Calibri Light" w:cstheme="minorBidi"/>
                <w:noProof/>
                <w:spacing w:val="-8"/>
                <w:sz w:val="20"/>
                <w:szCs w:val="20"/>
              </w:rPr>
              <w:t xml:space="preserve"> </w:t>
            </w:r>
            <w:r w:rsidRPr="5481362D">
              <w:rPr>
                <w:rFonts w:ascii="Calibri Light" w:hAnsi="Calibri Light" w:cstheme="minorBidi"/>
                <w:b/>
                <w:bCs/>
                <w:noProof/>
                <w:sz w:val="20"/>
                <w:szCs w:val="20"/>
                <w:u w:val="single"/>
              </w:rPr>
              <w:t>3 progress report presentations</w:t>
            </w:r>
            <w:r w:rsidRPr="5481362D">
              <w:rPr>
                <w:rFonts w:ascii="Calibri Light" w:hAnsi="Calibri Light" w:cstheme="minorBidi"/>
                <w:noProof/>
                <w:spacing w:val="-10"/>
                <w:sz w:val="20"/>
                <w:szCs w:val="20"/>
              </w:rPr>
              <w:t xml:space="preserve"> </w:t>
            </w:r>
            <w:r w:rsidRPr="5481362D">
              <w:rPr>
                <w:rFonts w:ascii="Calibri Light" w:hAnsi="Calibri Light" w:cstheme="minorBidi"/>
                <w:noProof/>
                <w:sz w:val="20"/>
                <w:szCs w:val="20"/>
              </w:rPr>
              <w:t xml:space="preserve">and </w:t>
            </w:r>
            <w:r w:rsidRPr="5481362D">
              <w:rPr>
                <w:rFonts w:ascii="Calibri Light" w:hAnsi="Calibri Light" w:cstheme="minorBidi"/>
                <w:b/>
                <w:bCs/>
                <w:noProof/>
                <w:sz w:val="20"/>
                <w:szCs w:val="20"/>
                <w:u w:val="single"/>
              </w:rPr>
              <w:t>final presentation</w:t>
            </w:r>
            <w:r w:rsidRPr="5481362D">
              <w:rPr>
                <w:rFonts w:ascii="Calibri Light" w:hAnsi="Calibri Light" w:cstheme="minorBidi"/>
                <w:noProof/>
                <w:sz w:val="20"/>
                <w:szCs w:val="20"/>
              </w:rPr>
              <w:t>. You</w:t>
            </w:r>
            <w:r w:rsidRPr="5481362D">
              <w:rPr>
                <w:rFonts w:ascii="Calibri Light" w:hAnsi="Calibri Light" w:cstheme="minorBidi"/>
                <w:noProof/>
                <w:spacing w:val="-2"/>
                <w:sz w:val="20"/>
                <w:szCs w:val="20"/>
              </w:rPr>
              <w:t xml:space="preserve"> </w:t>
            </w:r>
            <w:r w:rsidRPr="5481362D">
              <w:rPr>
                <w:rFonts w:ascii="Calibri Light" w:hAnsi="Calibri Light" w:cstheme="minorBidi"/>
                <w:noProof/>
                <w:sz w:val="20"/>
                <w:szCs w:val="20"/>
              </w:rPr>
              <w:t>will</w:t>
            </w:r>
            <w:r w:rsidRPr="5481362D">
              <w:rPr>
                <w:rFonts w:ascii="Calibri Light" w:hAnsi="Calibri Light" w:cstheme="minorBidi"/>
                <w:noProof/>
                <w:spacing w:val="-2"/>
                <w:sz w:val="20"/>
                <w:szCs w:val="20"/>
              </w:rPr>
              <w:t xml:space="preserve"> </w:t>
            </w:r>
            <w:r w:rsidRPr="5481362D">
              <w:rPr>
                <w:rFonts w:ascii="Calibri Light" w:hAnsi="Calibri Light" w:cstheme="minorBidi"/>
                <w:noProof/>
                <w:sz w:val="20"/>
                <w:szCs w:val="20"/>
              </w:rPr>
              <w:t>be</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organized</w:t>
            </w:r>
            <w:r w:rsidRPr="5481362D">
              <w:rPr>
                <w:rFonts w:ascii="Calibri Light" w:hAnsi="Calibri Light" w:cstheme="minorBidi"/>
                <w:noProof/>
                <w:spacing w:val="-2"/>
                <w:sz w:val="20"/>
                <w:szCs w:val="20"/>
              </w:rPr>
              <w:t xml:space="preserve"> </w:t>
            </w:r>
            <w:r w:rsidRPr="5481362D">
              <w:rPr>
                <w:rFonts w:ascii="Calibri Light" w:hAnsi="Calibri Light" w:cstheme="minorBidi"/>
                <w:noProof/>
                <w:sz w:val="20"/>
                <w:szCs w:val="20"/>
              </w:rPr>
              <w:t>in</w:t>
            </w:r>
            <w:r w:rsidRPr="5481362D">
              <w:rPr>
                <w:rFonts w:ascii="Calibri Light" w:hAnsi="Calibri Light" w:cstheme="minorBidi"/>
                <w:noProof/>
                <w:spacing w:val="-1"/>
                <w:sz w:val="20"/>
                <w:szCs w:val="20"/>
              </w:rPr>
              <w:t xml:space="preserve"> </w:t>
            </w:r>
            <w:r w:rsidRPr="5481362D">
              <w:rPr>
                <w:rFonts w:ascii="Calibri Light" w:hAnsi="Calibri Light" w:cstheme="minorBidi"/>
                <w:noProof/>
                <w:sz w:val="20"/>
                <w:szCs w:val="20"/>
              </w:rPr>
              <w:t>project</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teams</w:t>
            </w:r>
            <w:r w:rsidRPr="5481362D">
              <w:rPr>
                <w:rFonts w:ascii="Calibri Light" w:hAnsi="Calibri Light" w:cstheme="minorBidi"/>
                <w:noProof/>
                <w:spacing w:val="-2"/>
                <w:sz w:val="20"/>
                <w:szCs w:val="20"/>
              </w:rPr>
              <w:t xml:space="preserve"> </w:t>
            </w:r>
            <w:r w:rsidRPr="5481362D">
              <w:rPr>
                <w:rFonts w:ascii="Calibri Light" w:hAnsi="Calibri Light" w:cstheme="minorBidi"/>
                <w:noProof/>
                <w:sz w:val="20"/>
                <w:szCs w:val="20"/>
              </w:rPr>
              <w:t>to</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develop</w:t>
            </w:r>
            <w:r w:rsidRPr="5481362D">
              <w:rPr>
                <w:rFonts w:ascii="Calibri Light" w:hAnsi="Calibri Light" w:cstheme="minorBidi"/>
                <w:noProof/>
                <w:spacing w:val="-1"/>
                <w:sz w:val="20"/>
                <w:szCs w:val="20"/>
              </w:rPr>
              <w:t xml:space="preserve"> </w:t>
            </w:r>
            <w:r w:rsidRPr="5481362D">
              <w:rPr>
                <w:rFonts w:ascii="Calibri Light" w:hAnsi="Calibri Light" w:cstheme="minorBidi"/>
                <w:noProof/>
                <w:sz w:val="20"/>
                <w:szCs w:val="20"/>
              </w:rPr>
              <w:t>a</w:t>
            </w:r>
            <w:r w:rsidRPr="5481362D">
              <w:rPr>
                <w:rFonts w:ascii="Calibri Light" w:hAnsi="Calibri Light" w:cstheme="minorBidi"/>
                <w:noProof/>
                <w:spacing w:val="-2"/>
                <w:sz w:val="20"/>
                <w:szCs w:val="20"/>
              </w:rPr>
              <w:t xml:space="preserve"> </w:t>
            </w:r>
            <w:r w:rsidRPr="5481362D">
              <w:rPr>
                <w:rFonts w:ascii="Calibri Light" w:hAnsi="Calibri Light" w:cstheme="minorBidi"/>
                <w:noProof/>
                <w:sz w:val="20"/>
                <w:szCs w:val="20"/>
              </w:rPr>
              <w:t>project plan.</w:t>
            </w:r>
          </w:p>
          <w:p w14:paraId="07E64D7E" w14:textId="77777777" w:rsidR="007F0688" w:rsidRPr="00FE08B1" w:rsidRDefault="007F0688" w:rsidP="007F0688">
            <w:pPr>
              <w:pStyle w:val="TableParagraph"/>
              <w:numPr>
                <w:ilvl w:val="0"/>
                <w:numId w:val="20"/>
              </w:numPr>
              <w:tabs>
                <w:tab w:val="left" w:pos="323"/>
              </w:tabs>
              <w:ind w:left="683" w:right="172"/>
              <w:jc w:val="both"/>
              <w:rPr>
                <w:rFonts w:ascii="Calibri Light" w:hAnsi="Calibri Light" w:cstheme="minorBidi"/>
                <w:noProof/>
                <w:sz w:val="20"/>
                <w:szCs w:val="20"/>
              </w:rPr>
            </w:pPr>
            <w:r w:rsidRPr="5481362D">
              <w:rPr>
                <w:rFonts w:ascii="Calibri Light" w:hAnsi="Calibri Light" w:cstheme="minorBidi"/>
                <w:b/>
                <w:bCs/>
                <w:noProof/>
                <w:sz w:val="20"/>
                <w:szCs w:val="20"/>
              </w:rPr>
              <w:t>Team Project Presentation</w:t>
            </w:r>
            <w:r w:rsidRPr="5481362D">
              <w:rPr>
                <w:rFonts w:ascii="Calibri Light" w:hAnsi="Calibri Light" w:cstheme="minorBidi"/>
                <w:noProof/>
                <w:sz w:val="20"/>
                <w:szCs w:val="20"/>
              </w:rPr>
              <w:t xml:space="preserve"> -</w:t>
            </w:r>
            <w:r w:rsidRPr="5481362D">
              <w:rPr>
                <w:rFonts w:ascii="Calibri Light" w:hAnsi="Calibri Light" w:cstheme="minorBidi"/>
                <w:b/>
                <w:bCs/>
                <w:noProof/>
                <w:sz w:val="20"/>
                <w:szCs w:val="20"/>
              </w:rPr>
              <w:t>18 points.</w:t>
            </w:r>
            <w:r w:rsidRPr="5481362D">
              <w:rPr>
                <w:rFonts w:ascii="Calibri Light" w:hAnsi="Calibri Light" w:cstheme="minorBidi"/>
                <w:noProof/>
                <w:spacing w:val="1"/>
                <w:sz w:val="20"/>
                <w:szCs w:val="20"/>
              </w:rPr>
              <w:t xml:space="preserve"> </w:t>
            </w:r>
            <w:r w:rsidRPr="5481362D">
              <w:rPr>
                <w:rFonts w:ascii="Calibri Light" w:hAnsi="Calibri Light" w:cstheme="minorBidi"/>
                <w:noProof/>
                <w:sz w:val="20"/>
                <w:szCs w:val="20"/>
              </w:rPr>
              <w:t>You will present a project that has been already executed.</w:t>
            </w:r>
          </w:p>
          <w:p w14:paraId="293792BF" w14:textId="77777777" w:rsidR="007F0688" w:rsidRDefault="007F0688" w:rsidP="007F0688">
            <w:pPr>
              <w:pStyle w:val="TableParagraph"/>
              <w:tabs>
                <w:tab w:val="left" w:pos="323"/>
              </w:tabs>
              <w:ind w:left="323" w:right="172"/>
              <w:jc w:val="both"/>
              <w:rPr>
                <w:rFonts w:ascii="Calibri Light" w:hAnsi="Calibri Light" w:cstheme="minorHAnsi"/>
                <w:noProof/>
                <w:sz w:val="20"/>
              </w:rPr>
            </w:pPr>
            <w:r w:rsidRPr="00FE08B1">
              <w:rPr>
                <w:rFonts w:ascii="Calibri Light" w:hAnsi="Calibri Light" w:cstheme="minorHAnsi"/>
                <w:b/>
                <w:bCs/>
                <w:noProof/>
                <w:sz w:val="20"/>
                <w:u w:val="single"/>
              </w:rPr>
              <w:t>Due date: Week 14</w:t>
            </w:r>
            <w:r w:rsidRPr="00FE08B1">
              <w:rPr>
                <w:rFonts w:ascii="Calibri Light" w:hAnsi="Calibri Light" w:cstheme="minorHAnsi"/>
                <w:b/>
                <w:bCs/>
                <w:noProof/>
                <w:position w:val="6"/>
                <w:sz w:val="12"/>
                <w:u w:val="single"/>
              </w:rPr>
              <w:t xml:space="preserve">th </w:t>
            </w:r>
            <w:r w:rsidRPr="00FE08B1">
              <w:rPr>
                <w:rFonts w:ascii="Calibri Light" w:hAnsi="Calibri Light" w:cstheme="minorHAnsi"/>
                <w:b/>
                <w:bCs/>
                <w:noProof/>
                <w:sz w:val="20"/>
                <w:u w:val="single"/>
              </w:rPr>
              <w:t xml:space="preserve">during the </w:t>
            </w:r>
            <w:r>
              <w:rPr>
                <w:rFonts w:ascii="Calibri Light" w:hAnsi="Calibri Light" w:cstheme="minorHAnsi"/>
                <w:b/>
                <w:bCs/>
                <w:noProof/>
                <w:sz w:val="20"/>
                <w:u w:val="single"/>
              </w:rPr>
              <w:t>L</w:t>
            </w:r>
            <w:r w:rsidRPr="00FE08B1">
              <w:rPr>
                <w:rFonts w:ascii="Calibri Light" w:hAnsi="Calibri Light" w:cstheme="minorHAnsi"/>
                <w:b/>
                <w:bCs/>
                <w:noProof/>
                <w:sz w:val="20"/>
                <w:u w:val="single"/>
              </w:rPr>
              <w:t>ecture</w:t>
            </w:r>
            <w:r>
              <w:rPr>
                <w:rFonts w:ascii="Calibri Light" w:hAnsi="Calibri Light" w:cstheme="minorHAnsi"/>
                <w:b/>
                <w:bCs/>
                <w:noProof/>
                <w:sz w:val="20"/>
                <w:u w:val="single"/>
              </w:rPr>
              <w:t xml:space="preserve"> and Semianr</w:t>
            </w:r>
            <w:r w:rsidRPr="00FE08B1">
              <w:rPr>
                <w:rFonts w:ascii="Calibri Light" w:hAnsi="Calibri Light" w:cstheme="minorHAnsi"/>
                <w:b/>
                <w:bCs/>
                <w:noProof/>
                <w:sz w:val="20"/>
                <w:u w:val="single"/>
              </w:rPr>
              <w:t xml:space="preserve"> time</w:t>
            </w:r>
            <w:r w:rsidRPr="00FE08B1">
              <w:rPr>
                <w:rFonts w:ascii="Calibri Light" w:hAnsi="Calibri Light" w:cstheme="minorHAnsi"/>
                <w:noProof/>
                <w:sz w:val="20"/>
              </w:rPr>
              <w:t xml:space="preserve">. Presentation duration is </w:t>
            </w:r>
            <w:r w:rsidRPr="00FE08B1">
              <w:rPr>
                <w:rFonts w:ascii="Calibri Light" w:hAnsi="Calibri Light" w:cstheme="minorHAnsi"/>
                <w:b/>
                <w:bCs/>
                <w:noProof/>
                <w:sz w:val="20"/>
                <w:u w:val="single"/>
              </w:rPr>
              <w:t>10 minutes</w:t>
            </w:r>
            <w:r w:rsidRPr="00FE08B1">
              <w:rPr>
                <w:rFonts w:ascii="Calibri Light" w:hAnsi="Calibri Light" w:cstheme="minorHAnsi"/>
                <w:noProof/>
                <w:spacing w:val="1"/>
                <w:sz w:val="20"/>
              </w:rPr>
              <w:t xml:space="preserve"> </w:t>
            </w:r>
            <w:r w:rsidRPr="00FE08B1">
              <w:rPr>
                <w:rFonts w:ascii="Calibri Light" w:hAnsi="Calibri Light" w:cstheme="minorHAnsi"/>
                <w:noProof/>
                <w:sz w:val="20"/>
              </w:rPr>
              <w:t xml:space="preserve">followed by Q&amp;A part. </w:t>
            </w:r>
          </w:p>
          <w:p w14:paraId="128809A2" w14:textId="1BD5075C" w:rsidR="007F0688" w:rsidRPr="007F0688" w:rsidRDefault="007F0688" w:rsidP="000E55CD">
            <w:pPr>
              <w:pStyle w:val="TableParagraph"/>
              <w:numPr>
                <w:ilvl w:val="0"/>
                <w:numId w:val="20"/>
              </w:numPr>
              <w:tabs>
                <w:tab w:val="left" w:pos="323"/>
              </w:tabs>
              <w:spacing w:before="12"/>
              <w:ind w:left="683" w:right="172"/>
              <w:jc w:val="both"/>
              <w:rPr>
                <w:rFonts w:ascii="Calibri Light" w:hAnsi="Calibri Light" w:cstheme="minorHAnsi"/>
                <w:noProof/>
                <w:sz w:val="19"/>
              </w:rPr>
            </w:pPr>
            <w:r w:rsidRPr="007F0688">
              <w:rPr>
                <w:rFonts w:ascii="Calibri Light" w:hAnsi="Calibri Light" w:cstheme="minorBidi"/>
                <w:b/>
                <w:bCs/>
                <w:noProof/>
                <w:sz w:val="20"/>
                <w:szCs w:val="20"/>
              </w:rPr>
              <w:t>Team Progress Report Presentation</w:t>
            </w:r>
            <w:r w:rsidRPr="007F0688">
              <w:rPr>
                <w:rFonts w:ascii="Calibri Light" w:hAnsi="Calibri Light" w:cstheme="minorBidi"/>
                <w:noProof/>
                <w:sz w:val="20"/>
                <w:szCs w:val="20"/>
              </w:rPr>
              <w:t xml:space="preserve"> - </w:t>
            </w:r>
            <w:r w:rsidRPr="007F0688">
              <w:rPr>
                <w:rFonts w:ascii="Calibri Light" w:hAnsi="Calibri Light" w:cstheme="minorBidi"/>
                <w:b/>
                <w:bCs/>
                <w:noProof/>
                <w:sz w:val="20"/>
                <w:szCs w:val="20"/>
              </w:rPr>
              <w:t>9 points.</w:t>
            </w:r>
            <w:r w:rsidRPr="007F0688">
              <w:rPr>
                <w:rFonts w:ascii="Calibri Light" w:hAnsi="Calibri Light" w:cstheme="minorBidi"/>
                <w:noProof/>
                <w:spacing w:val="1"/>
                <w:sz w:val="20"/>
                <w:szCs w:val="20"/>
              </w:rPr>
              <w:t xml:space="preserve"> </w:t>
            </w:r>
            <w:r w:rsidRPr="007F0688">
              <w:rPr>
                <w:rFonts w:ascii="Calibri Light" w:hAnsi="Calibri Light" w:cstheme="minorBidi"/>
                <w:noProof/>
                <w:sz w:val="20"/>
                <w:szCs w:val="20"/>
              </w:rPr>
              <w:t xml:space="preserve">You will present </w:t>
            </w:r>
            <w:r w:rsidRPr="007F0688">
              <w:rPr>
                <w:rFonts w:ascii="Calibri Light" w:hAnsi="Calibri Light" w:cstheme="minorBidi"/>
                <w:b/>
                <w:bCs/>
                <w:noProof/>
                <w:sz w:val="20"/>
                <w:szCs w:val="20"/>
                <w:u w:val="single"/>
              </w:rPr>
              <w:t>3 progress reports</w:t>
            </w:r>
            <w:r w:rsidRPr="007F0688">
              <w:rPr>
                <w:rFonts w:ascii="Calibri Light" w:hAnsi="Calibri Light" w:cstheme="minorBidi"/>
                <w:noProof/>
                <w:sz w:val="20"/>
                <w:szCs w:val="20"/>
              </w:rPr>
              <w:t xml:space="preserve"> in front of a class to demonstrate the development of your project. Presentation duration is 10 minutes followed by some Q&amp;A.</w:t>
            </w:r>
          </w:p>
          <w:tbl>
            <w:tblPr>
              <w:tblStyle w:val="TableGrid"/>
              <w:tblW w:w="8148" w:type="dxa"/>
              <w:tblInd w:w="108" w:type="dxa"/>
              <w:shd w:val="clear" w:color="auto" w:fill="FFFFFF" w:themeFill="background1"/>
              <w:tblLook w:val="04A0" w:firstRow="1" w:lastRow="0" w:firstColumn="1" w:lastColumn="0" w:noHBand="0" w:noVBand="1"/>
            </w:tblPr>
            <w:tblGrid>
              <w:gridCol w:w="1407"/>
              <w:gridCol w:w="6741"/>
            </w:tblGrid>
            <w:tr w:rsidR="00706E98" w:rsidRPr="00FE08B1" w14:paraId="359D81E8" w14:textId="77777777" w:rsidTr="007F0688">
              <w:trPr>
                <w:trHeight w:val="359"/>
              </w:trPr>
              <w:tc>
                <w:tcPr>
                  <w:tcW w:w="1407" w:type="dxa"/>
                  <w:shd w:val="clear" w:color="auto" w:fill="002060"/>
                  <w:vAlign w:val="center"/>
                </w:tcPr>
                <w:p w14:paraId="59AF2318" w14:textId="01F1F7F0" w:rsidR="00706E98" w:rsidRPr="00FE08B1" w:rsidRDefault="00953708" w:rsidP="00706E98">
                  <w:pPr>
                    <w:pStyle w:val="TableParagraph"/>
                    <w:ind w:left="-94" w:firstLine="94"/>
                    <w:jc w:val="center"/>
                    <w:rPr>
                      <w:rFonts w:ascii="Calibri Light" w:hAnsi="Calibri Light" w:cstheme="minorHAnsi"/>
                      <w:b/>
                      <w:noProof/>
                      <w:color w:val="FFFFFF" w:themeColor="background1"/>
                      <w:highlight w:val="yellow"/>
                      <w:shd w:val="clear" w:color="auto" w:fill="FFFFFF"/>
                    </w:rPr>
                  </w:pPr>
                  <w:r w:rsidRPr="00FE08B1">
                    <w:rPr>
                      <w:rFonts w:ascii="Calibri Light" w:hAnsi="Calibri Light" w:cstheme="minorHAnsi"/>
                      <w:noProof/>
                      <w:sz w:val="19"/>
                    </w:rPr>
                    <w:t xml:space="preserve">   </w:t>
                  </w:r>
                  <w:r w:rsidR="00706E98" w:rsidRPr="00FE08B1">
                    <w:rPr>
                      <w:rFonts w:ascii="Calibri Light" w:hAnsi="Calibri Light" w:cstheme="minorHAnsi"/>
                      <w:b/>
                      <w:noProof/>
                      <w:color w:val="FFFFFF" w:themeColor="background1"/>
                      <w:lang w:eastAsia="de-DE"/>
                    </w:rPr>
                    <w:t>omponents</w:t>
                  </w:r>
                </w:p>
              </w:tc>
              <w:tc>
                <w:tcPr>
                  <w:tcW w:w="6741" w:type="dxa"/>
                  <w:shd w:val="clear" w:color="auto" w:fill="002060"/>
                  <w:vAlign w:val="center"/>
                </w:tcPr>
                <w:p w14:paraId="2EE22B22" w14:textId="77777777" w:rsidR="00706E98" w:rsidRPr="00FE08B1" w:rsidRDefault="00706E98" w:rsidP="00706E98">
                  <w:pPr>
                    <w:pStyle w:val="TableParagraph"/>
                    <w:ind w:left="-94" w:firstLine="94"/>
                    <w:jc w:val="center"/>
                    <w:rPr>
                      <w:rFonts w:ascii="Calibri Light" w:hAnsi="Calibri Light" w:cstheme="minorHAnsi"/>
                      <w:b/>
                      <w:noProof/>
                      <w:color w:val="FFFFFF" w:themeColor="background1"/>
                      <w:highlight w:val="yellow"/>
                    </w:rPr>
                  </w:pPr>
                  <w:r w:rsidRPr="00FE08B1">
                    <w:rPr>
                      <w:rFonts w:ascii="Calibri Light" w:hAnsi="Calibri Light" w:cstheme="minorHAnsi"/>
                      <w:b/>
                      <w:noProof/>
                      <w:color w:val="FFFFFF" w:themeColor="background1"/>
                    </w:rPr>
                    <w:t>Rubrics</w:t>
                  </w:r>
                </w:p>
              </w:tc>
            </w:tr>
            <w:tr w:rsidR="00B64209" w:rsidRPr="00FE08B1" w14:paraId="6FEBC781" w14:textId="77777777" w:rsidTr="007F0688">
              <w:trPr>
                <w:trHeight w:val="1167"/>
              </w:trPr>
              <w:tc>
                <w:tcPr>
                  <w:tcW w:w="1407" w:type="dxa"/>
                  <w:shd w:val="clear" w:color="auto" w:fill="FFFFFF" w:themeFill="background1"/>
                  <w:vAlign w:val="center"/>
                </w:tcPr>
                <w:p w14:paraId="565225CB" w14:textId="642209CB" w:rsidR="00B64209" w:rsidRPr="00FE08B1" w:rsidRDefault="00B64209" w:rsidP="00B64209">
                  <w:pPr>
                    <w:pStyle w:val="TableParagraph"/>
                    <w:tabs>
                      <w:tab w:val="left" w:pos="223"/>
                      <w:tab w:val="left" w:pos="313"/>
                    </w:tabs>
                    <w:ind w:right="93"/>
                    <w:jc w:val="center"/>
                    <w:rPr>
                      <w:rFonts w:ascii="Calibri Light" w:hAnsi="Calibri Light" w:cstheme="minorHAnsi"/>
                      <w:b/>
                      <w:noProof/>
                      <w:sz w:val="20"/>
                      <w:highlight w:val="yellow"/>
                    </w:rPr>
                  </w:pPr>
                  <w:r w:rsidRPr="00FE08B1">
                    <w:rPr>
                      <w:rFonts w:ascii="Calibri Light" w:hAnsi="Calibri Light" w:cstheme="minorHAnsi"/>
                      <w:b/>
                      <w:noProof/>
                      <w:sz w:val="20"/>
                    </w:rPr>
                    <w:t>Progress Report Presentation</w:t>
                  </w:r>
                </w:p>
              </w:tc>
              <w:tc>
                <w:tcPr>
                  <w:tcW w:w="6741" w:type="dxa"/>
                  <w:shd w:val="clear" w:color="auto" w:fill="FFFFFF" w:themeFill="background1"/>
                </w:tcPr>
                <w:p w14:paraId="056757ED" w14:textId="67736DC8" w:rsidR="00CA2D09" w:rsidRPr="00FE08B1" w:rsidRDefault="607A554E" w:rsidP="007F0688">
                  <w:pPr>
                    <w:pStyle w:val="TableParagraph"/>
                    <w:shd w:val="clear" w:color="auto" w:fill="DBE5F1" w:themeFill="accent1" w:themeFillTint="33"/>
                    <w:tabs>
                      <w:tab w:val="left" w:pos="156"/>
                      <w:tab w:val="left" w:pos="185"/>
                      <w:tab w:val="left" w:pos="426"/>
                    </w:tabs>
                    <w:spacing w:line="266" w:lineRule="exact"/>
                    <w:ind w:left="156" w:right="62" w:hanging="156"/>
                    <w:jc w:val="both"/>
                    <w:rPr>
                      <w:rFonts w:ascii="Calibri Light" w:hAnsi="Calibri Light" w:cstheme="minorBidi"/>
                      <w:noProof/>
                      <w:sz w:val="20"/>
                      <w:szCs w:val="20"/>
                    </w:rPr>
                  </w:pPr>
                  <w:r w:rsidRPr="5481362D">
                    <w:rPr>
                      <w:rFonts w:ascii="Calibri Light" w:hAnsi="Calibri Light" w:cstheme="minorBidi"/>
                      <w:b/>
                      <w:bCs/>
                      <w:noProof/>
                      <w:sz w:val="20"/>
                      <w:szCs w:val="20"/>
                    </w:rPr>
                    <w:t>CONTENT</w:t>
                  </w:r>
                  <w:r w:rsidR="73F09D34" w:rsidRPr="5481362D">
                    <w:rPr>
                      <w:rFonts w:ascii="Calibri Light" w:hAnsi="Calibri Light" w:cstheme="minorBidi"/>
                      <w:b/>
                      <w:bCs/>
                      <w:noProof/>
                      <w:spacing w:val="-2"/>
                      <w:sz w:val="20"/>
                      <w:szCs w:val="20"/>
                    </w:rPr>
                    <w:t xml:space="preserve">, </w:t>
                  </w:r>
                  <w:r w:rsidRPr="5481362D">
                    <w:rPr>
                      <w:rFonts w:ascii="Calibri Light" w:hAnsi="Calibri Light" w:cstheme="minorBidi"/>
                      <w:b/>
                      <w:bCs/>
                      <w:noProof/>
                      <w:sz w:val="20"/>
                      <w:szCs w:val="20"/>
                    </w:rPr>
                    <w:t>STRUCTURE</w:t>
                  </w:r>
                  <w:r w:rsidRPr="5481362D">
                    <w:rPr>
                      <w:rFonts w:ascii="Calibri Light" w:hAnsi="Calibri Light" w:cstheme="minorBidi"/>
                      <w:b/>
                      <w:bCs/>
                      <w:noProof/>
                      <w:spacing w:val="2"/>
                      <w:sz w:val="20"/>
                      <w:szCs w:val="20"/>
                    </w:rPr>
                    <w:t xml:space="preserve"> </w:t>
                  </w:r>
                  <w:r w:rsidR="73F09D34" w:rsidRPr="5481362D">
                    <w:rPr>
                      <w:rFonts w:ascii="Calibri Light" w:hAnsi="Calibri Light" w:cstheme="minorBidi"/>
                      <w:b/>
                      <w:bCs/>
                      <w:noProof/>
                      <w:spacing w:val="2"/>
                      <w:sz w:val="20"/>
                      <w:szCs w:val="20"/>
                    </w:rPr>
                    <w:t xml:space="preserve">AND QUALITY OF USED INFORMATION </w:t>
                  </w:r>
                  <w:r w:rsidRPr="5481362D">
                    <w:rPr>
                      <w:rFonts w:ascii="Calibri Light" w:hAnsi="Calibri Light" w:cstheme="minorBidi"/>
                      <w:b/>
                      <w:bCs/>
                      <w:noProof/>
                      <w:sz w:val="20"/>
                      <w:szCs w:val="20"/>
                    </w:rPr>
                    <w:t>–</w:t>
                  </w:r>
                  <w:r w:rsidRPr="5481362D">
                    <w:rPr>
                      <w:rFonts w:ascii="Calibri Light" w:hAnsi="Calibri Light" w:cstheme="minorBidi"/>
                      <w:b/>
                      <w:bCs/>
                      <w:noProof/>
                      <w:spacing w:val="-1"/>
                      <w:sz w:val="20"/>
                      <w:szCs w:val="20"/>
                    </w:rPr>
                    <w:t xml:space="preserve"> </w:t>
                  </w:r>
                  <w:r w:rsidRPr="5481362D">
                    <w:rPr>
                      <w:rFonts w:ascii="Calibri Light" w:hAnsi="Calibri Light" w:cstheme="minorBidi"/>
                      <w:b/>
                      <w:bCs/>
                      <w:noProof/>
                      <w:sz w:val="20"/>
                      <w:szCs w:val="20"/>
                    </w:rPr>
                    <w:t>2 POINTS MAX</w:t>
                  </w:r>
                </w:p>
                <w:p w14:paraId="68A4D3FF" w14:textId="10432302" w:rsidR="00CA2D09" w:rsidRPr="00FE08B1" w:rsidRDefault="27FBE07B" w:rsidP="007F0688">
                  <w:pPr>
                    <w:pStyle w:val="TableParagraph"/>
                    <w:numPr>
                      <w:ilvl w:val="0"/>
                      <w:numId w:val="9"/>
                    </w:numPr>
                    <w:tabs>
                      <w:tab w:val="left" w:pos="156"/>
                      <w:tab w:val="left" w:pos="185"/>
                      <w:tab w:val="left" w:pos="426"/>
                    </w:tabs>
                    <w:spacing w:line="237" w:lineRule="auto"/>
                    <w:ind w:left="156" w:right="62" w:hanging="156"/>
                    <w:jc w:val="both"/>
                    <w:rPr>
                      <w:rFonts w:ascii="Calibri Light" w:hAnsi="Calibri Light" w:cstheme="minorBidi"/>
                      <w:noProof/>
                      <w:sz w:val="20"/>
                      <w:szCs w:val="20"/>
                    </w:rPr>
                  </w:pPr>
                  <w:r w:rsidRPr="5481362D">
                    <w:rPr>
                      <w:rFonts w:ascii="Calibri Light" w:hAnsi="Calibri Light" w:cstheme="minorBidi"/>
                      <w:noProof/>
                      <w:sz w:val="20"/>
                      <w:szCs w:val="20"/>
                    </w:rPr>
                    <w:t>C</w:t>
                  </w:r>
                  <w:r w:rsidR="607A554E" w:rsidRPr="5481362D">
                    <w:rPr>
                      <w:rFonts w:ascii="Calibri Light" w:hAnsi="Calibri Light" w:cstheme="minorBidi"/>
                      <w:noProof/>
                      <w:sz w:val="20"/>
                      <w:szCs w:val="20"/>
                    </w:rPr>
                    <w:t>ontent</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requirements</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are</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met</w:t>
                  </w:r>
                  <w:r w:rsidR="667DC822" w:rsidRPr="5481362D">
                    <w:rPr>
                      <w:rFonts w:ascii="Calibri Light" w:hAnsi="Calibri Light" w:cstheme="minorBidi"/>
                      <w:noProof/>
                      <w:sz w:val="20"/>
                      <w:szCs w:val="20"/>
                    </w:rPr>
                    <w:t xml:space="preserve"> and clearly stated,</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presentation</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is</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complete</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and</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follows</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instruction</w:t>
                  </w:r>
                  <w:r w:rsidR="73F09D34" w:rsidRPr="5481362D">
                    <w:rPr>
                      <w:rFonts w:ascii="Calibri Light" w:hAnsi="Calibri Light" w:cstheme="minorBidi"/>
                      <w:noProof/>
                      <w:sz w:val="20"/>
                      <w:szCs w:val="20"/>
                    </w:rPr>
                    <w:t>; data</w:t>
                  </w:r>
                  <w:r w:rsidR="4A3A38EF" w:rsidRPr="5481362D">
                    <w:rPr>
                      <w:rFonts w:ascii="Calibri Light" w:hAnsi="Calibri Light" w:cstheme="minorBidi"/>
                      <w:noProof/>
                      <w:spacing w:val="2"/>
                      <w:sz w:val="20"/>
                      <w:szCs w:val="20"/>
                    </w:rPr>
                    <w:t xml:space="preserve">, </w:t>
                  </w:r>
                  <w:r w:rsidR="73F09D34" w:rsidRPr="5481362D">
                    <w:rPr>
                      <w:rFonts w:ascii="Calibri Light" w:hAnsi="Calibri Light" w:cstheme="minorBidi"/>
                      <w:noProof/>
                      <w:sz w:val="20"/>
                      <w:szCs w:val="20"/>
                    </w:rPr>
                    <w:t>literature</w:t>
                  </w:r>
                  <w:r w:rsidR="73F09D34" w:rsidRPr="5481362D">
                    <w:rPr>
                      <w:rFonts w:ascii="Calibri Light" w:hAnsi="Calibri Light" w:cstheme="minorBidi"/>
                      <w:noProof/>
                      <w:spacing w:val="2"/>
                      <w:sz w:val="20"/>
                      <w:szCs w:val="20"/>
                    </w:rPr>
                    <w:t xml:space="preserve"> </w:t>
                  </w:r>
                  <w:r w:rsidR="4A3A38EF" w:rsidRPr="5481362D">
                    <w:rPr>
                      <w:rFonts w:ascii="Calibri Light" w:hAnsi="Calibri Light" w:cstheme="minorBidi"/>
                      <w:noProof/>
                      <w:spacing w:val="2"/>
                      <w:sz w:val="20"/>
                      <w:szCs w:val="20"/>
                    </w:rPr>
                    <w:t xml:space="preserve">and information </w:t>
                  </w:r>
                  <w:r w:rsidR="73F09D34" w:rsidRPr="5481362D">
                    <w:rPr>
                      <w:rFonts w:ascii="Calibri Light" w:hAnsi="Calibri Light" w:cstheme="minorBidi"/>
                      <w:noProof/>
                      <w:sz w:val="20"/>
                      <w:szCs w:val="20"/>
                    </w:rPr>
                    <w:t>used</w:t>
                  </w:r>
                  <w:r w:rsidR="73F09D34" w:rsidRPr="5481362D">
                    <w:rPr>
                      <w:rFonts w:ascii="Calibri Light" w:hAnsi="Calibri Light" w:cstheme="minorBidi"/>
                      <w:noProof/>
                      <w:spacing w:val="2"/>
                      <w:sz w:val="20"/>
                      <w:szCs w:val="20"/>
                    </w:rPr>
                    <w:t xml:space="preserve"> </w:t>
                  </w:r>
                  <w:r w:rsidR="73F09D34" w:rsidRPr="5481362D">
                    <w:rPr>
                      <w:rFonts w:ascii="Calibri Light" w:hAnsi="Calibri Light" w:cstheme="minorBidi"/>
                      <w:noProof/>
                      <w:sz w:val="20"/>
                      <w:szCs w:val="20"/>
                    </w:rPr>
                    <w:t>are</w:t>
                  </w:r>
                  <w:r w:rsidR="73F09D34" w:rsidRPr="5481362D">
                    <w:rPr>
                      <w:rFonts w:ascii="Calibri Light" w:hAnsi="Calibri Light" w:cstheme="minorBidi"/>
                      <w:noProof/>
                      <w:spacing w:val="2"/>
                      <w:sz w:val="20"/>
                      <w:szCs w:val="20"/>
                    </w:rPr>
                    <w:t xml:space="preserve"> </w:t>
                  </w:r>
                  <w:r w:rsidR="4A3A38EF" w:rsidRPr="5481362D">
                    <w:rPr>
                      <w:rFonts w:ascii="Calibri Light" w:hAnsi="Calibri Light" w:cstheme="minorBidi"/>
                      <w:noProof/>
                      <w:spacing w:val="2"/>
                      <w:sz w:val="20"/>
                      <w:szCs w:val="20"/>
                    </w:rPr>
                    <w:t xml:space="preserve">relevant, </w:t>
                  </w:r>
                  <w:r w:rsidR="73F09D34" w:rsidRPr="5481362D">
                    <w:rPr>
                      <w:rFonts w:ascii="Calibri Light" w:hAnsi="Calibri Light" w:cstheme="minorBidi"/>
                      <w:noProof/>
                      <w:sz w:val="20"/>
                      <w:szCs w:val="20"/>
                    </w:rPr>
                    <w:t>current,</w:t>
                  </w:r>
                  <w:r w:rsidR="73F09D34" w:rsidRPr="5481362D">
                    <w:rPr>
                      <w:rFonts w:ascii="Calibri Light" w:hAnsi="Calibri Light" w:cstheme="minorBidi"/>
                      <w:noProof/>
                      <w:spacing w:val="3"/>
                      <w:sz w:val="20"/>
                      <w:szCs w:val="20"/>
                    </w:rPr>
                    <w:t xml:space="preserve"> </w:t>
                  </w:r>
                  <w:r w:rsidR="73F09D34" w:rsidRPr="5481362D">
                    <w:rPr>
                      <w:rFonts w:ascii="Calibri Light" w:hAnsi="Calibri Light" w:cstheme="minorBidi"/>
                      <w:noProof/>
                      <w:sz w:val="20"/>
                      <w:szCs w:val="20"/>
                    </w:rPr>
                    <w:t>updated,</w:t>
                  </w:r>
                  <w:r w:rsidR="73F09D34" w:rsidRPr="5481362D">
                    <w:rPr>
                      <w:rFonts w:ascii="Calibri Light" w:hAnsi="Calibri Light" w:cstheme="minorBidi"/>
                      <w:noProof/>
                      <w:spacing w:val="2"/>
                      <w:sz w:val="20"/>
                      <w:szCs w:val="20"/>
                    </w:rPr>
                    <w:t xml:space="preserve"> </w:t>
                  </w:r>
                  <w:r w:rsidR="73F09D34" w:rsidRPr="5481362D">
                    <w:rPr>
                      <w:rFonts w:ascii="Calibri Light" w:hAnsi="Calibri Light" w:cstheme="minorBidi"/>
                      <w:noProof/>
                      <w:sz w:val="20"/>
                      <w:szCs w:val="20"/>
                    </w:rPr>
                    <w:t>adequate</w:t>
                  </w:r>
                  <w:r w:rsidR="73F09D34" w:rsidRPr="5481362D">
                    <w:rPr>
                      <w:rFonts w:ascii="Calibri Light" w:hAnsi="Calibri Light" w:cstheme="minorBidi"/>
                      <w:noProof/>
                      <w:spacing w:val="3"/>
                      <w:sz w:val="20"/>
                      <w:szCs w:val="20"/>
                    </w:rPr>
                    <w:t xml:space="preserve"> </w:t>
                  </w:r>
                  <w:r w:rsidR="73F09D34" w:rsidRPr="5481362D">
                    <w:rPr>
                      <w:rFonts w:ascii="Calibri Light" w:hAnsi="Calibri Light" w:cstheme="minorBidi"/>
                      <w:noProof/>
                      <w:sz w:val="20"/>
                      <w:szCs w:val="20"/>
                    </w:rPr>
                    <w:t>and</w:t>
                  </w:r>
                  <w:r w:rsidR="73F09D34" w:rsidRPr="5481362D">
                    <w:rPr>
                      <w:rFonts w:ascii="Calibri Light" w:hAnsi="Calibri Light" w:cstheme="minorBidi"/>
                      <w:noProof/>
                      <w:spacing w:val="3"/>
                      <w:sz w:val="20"/>
                      <w:szCs w:val="20"/>
                    </w:rPr>
                    <w:t xml:space="preserve"> </w:t>
                  </w:r>
                  <w:r w:rsidR="73F09D34" w:rsidRPr="5481362D">
                    <w:rPr>
                      <w:rFonts w:ascii="Calibri Light" w:hAnsi="Calibri Light" w:cstheme="minorBidi"/>
                      <w:noProof/>
                      <w:sz w:val="20"/>
                      <w:szCs w:val="20"/>
                    </w:rPr>
                    <w:t>based</w:t>
                  </w:r>
                  <w:r w:rsidR="73F09D34" w:rsidRPr="5481362D">
                    <w:rPr>
                      <w:rFonts w:ascii="Calibri Light" w:hAnsi="Calibri Light" w:cstheme="minorBidi"/>
                      <w:noProof/>
                      <w:spacing w:val="2"/>
                      <w:sz w:val="20"/>
                      <w:szCs w:val="20"/>
                    </w:rPr>
                    <w:t xml:space="preserve"> </w:t>
                  </w:r>
                  <w:r w:rsidR="73F09D34" w:rsidRPr="5481362D">
                    <w:rPr>
                      <w:rFonts w:ascii="Calibri Light" w:hAnsi="Calibri Light" w:cstheme="minorBidi"/>
                      <w:noProof/>
                      <w:sz w:val="20"/>
                      <w:szCs w:val="20"/>
                    </w:rPr>
                    <w:t>on</w:t>
                  </w:r>
                  <w:r w:rsidR="73F09D34" w:rsidRPr="5481362D">
                    <w:rPr>
                      <w:rFonts w:ascii="Calibri Light" w:hAnsi="Calibri Light" w:cstheme="minorBidi"/>
                      <w:noProof/>
                      <w:spacing w:val="2"/>
                      <w:sz w:val="20"/>
                      <w:szCs w:val="20"/>
                    </w:rPr>
                    <w:t xml:space="preserve"> </w:t>
                  </w:r>
                  <w:r w:rsidR="73F09D34" w:rsidRPr="5481362D">
                    <w:rPr>
                      <w:rFonts w:ascii="Calibri Light" w:hAnsi="Calibri Light" w:cstheme="minorBidi"/>
                      <w:noProof/>
                      <w:sz w:val="20"/>
                      <w:szCs w:val="20"/>
                    </w:rPr>
                    <w:t>reliable,</w:t>
                  </w:r>
                  <w:r w:rsidR="73F09D34" w:rsidRPr="5481362D">
                    <w:rPr>
                      <w:rFonts w:ascii="Calibri Light" w:hAnsi="Calibri Light" w:cstheme="minorBidi"/>
                      <w:noProof/>
                      <w:spacing w:val="-47"/>
                      <w:sz w:val="20"/>
                      <w:szCs w:val="20"/>
                    </w:rPr>
                    <w:t xml:space="preserve"> </w:t>
                  </w:r>
                  <w:r w:rsidR="4A3A38EF" w:rsidRPr="5481362D">
                    <w:rPr>
                      <w:rFonts w:ascii="Calibri Light" w:hAnsi="Calibri Light" w:cstheme="minorBidi"/>
                      <w:noProof/>
                      <w:spacing w:val="-47"/>
                      <w:sz w:val="20"/>
                      <w:szCs w:val="20"/>
                    </w:rPr>
                    <w:t xml:space="preserve">  </w:t>
                  </w:r>
                  <w:r w:rsidR="73F09D34" w:rsidRPr="5481362D">
                    <w:rPr>
                      <w:rFonts w:ascii="Calibri Light" w:hAnsi="Calibri Light" w:cstheme="minorBidi"/>
                      <w:noProof/>
                      <w:sz w:val="20"/>
                      <w:szCs w:val="20"/>
                    </w:rPr>
                    <w:t>valid</w:t>
                  </w:r>
                  <w:r w:rsidR="73F09D34" w:rsidRPr="5481362D">
                    <w:rPr>
                      <w:rFonts w:ascii="Calibri Light" w:hAnsi="Calibri Light" w:cstheme="minorBidi"/>
                      <w:noProof/>
                      <w:spacing w:val="-1"/>
                      <w:sz w:val="20"/>
                      <w:szCs w:val="20"/>
                    </w:rPr>
                    <w:t xml:space="preserve"> </w:t>
                  </w:r>
                  <w:r w:rsidR="73F09D34" w:rsidRPr="5481362D">
                    <w:rPr>
                      <w:rFonts w:ascii="Calibri Light" w:hAnsi="Calibri Light" w:cstheme="minorBidi"/>
                      <w:noProof/>
                      <w:sz w:val="20"/>
                      <w:szCs w:val="20"/>
                    </w:rPr>
                    <w:t>sources</w:t>
                  </w:r>
                  <w:r w:rsidR="0B228393" w:rsidRPr="5481362D">
                    <w:rPr>
                      <w:rFonts w:ascii="Calibri Light" w:hAnsi="Calibri Light" w:cstheme="minorBidi"/>
                      <w:noProof/>
                      <w:sz w:val="20"/>
                      <w:szCs w:val="20"/>
                    </w:rPr>
                    <w:t xml:space="preserve">. </w:t>
                  </w:r>
                  <w:r w:rsidR="607A554E" w:rsidRPr="5481362D">
                    <w:rPr>
                      <w:rFonts w:ascii="Calibri Light" w:hAnsi="Calibri Light" w:cstheme="minorBidi"/>
                      <w:b/>
                      <w:bCs/>
                      <w:noProof/>
                      <w:sz w:val="20"/>
                      <w:szCs w:val="20"/>
                      <w:u w:val="single"/>
                    </w:rPr>
                    <w:t>1-2 points.</w:t>
                  </w:r>
                </w:p>
                <w:p w14:paraId="7D6D1D2A" w14:textId="497EFA82" w:rsidR="005857FC" w:rsidRPr="00FE08B1" w:rsidRDefault="27FBE07B" w:rsidP="007F0688">
                  <w:pPr>
                    <w:pStyle w:val="TableParagraph"/>
                    <w:numPr>
                      <w:ilvl w:val="0"/>
                      <w:numId w:val="9"/>
                    </w:numPr>
                    <w:tabs>
                      <w:tab w:val="left" w:pos="0"/>
                      <w:tab w:val="left" w:pos="156"/>
                      <w:tab w:val="left" w:pos="426"/>
                    </w:tabs>
                    <w:spacing w:before="4" w:line="237" w:lineRule="auto"/>
                    <w:ind w:left="156" w:right="62" w:hanging="156"/>
                    <w:jc w:val="both"/>
                    <w:rPr>
                      <w:rFonts w:ascii="Calibri Light" w:hAnsi="Calibri Light" w:cstheme="minorBidi"/>
                      <w:noProof/>
                      <w:sz w:val="20"/>
                      <w:szCs w:val="20"/>
                    </w:rPr>
                  </w:pPr>
                  <w:r w:rsidRPr="5481362D">
                    <w:rPr>
                      <w:rFonts w:ascii="Calibri Light" w:hAnsi="Calibri Light" w:cstheme="minorBidi"/>
                      <w:noProof/>
                      <w:sz w:val="20"/>
                      <w:szCs w:val="20"/>
                    </w:rPr>
                    <w:t>S</w:t>
                  </w:r>
                  <w:r w:rsidR="607A554E" w:rsidRPr="5481362D">
                    <w:rPr>
                      <w:rFonts w:ascii="Calibri Light" w:hAnsi="Calibri Light" w:cstheme="minorBidi"/>
                      <w:noProof/>
                      <w:sz w:val="20"/>
                      <w:szCs w:val="20"/>
                    </w:rPr>
                    <w:t>ome of the content requirements are met, presentation is incomplete and</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often does not follow instruction,</w:t>
                  </w:r>
                  <w:r w:rsidR="70416B20" w:rsidRPr="5481362D">
                    <w:rPr>
                      <w:rFonts w:ascii="Calibri Light" w:hAnsi="Calibri Light" w:cstheme="minorBidi"/>
                      <w:noProof/>
                      <w:sz w:val="20"/>
                      <w:szCs w:val="20"/>
                    </w:rPr>
                    <w:t xml:space="preserve"> </w:t>
                  </w:r>
                  <w:r w:rsidR="4A3A38EF" w:rsidRPr="5481362D">
                    <w:rPr>
                      <w:rFonts w:ascii="Calibri Light" w:hAnsi="Calibri Light" w:cstheme="minorBidi"/>
                      <w:noProof/>
                      <w:sz w:val="20"/>
                      <w:szCs w:val="20"/>
                    </w:rPr>
                    <w:t>data</w:t>
                  </w:r>
                  <w:r w:rsidR="4A3A38EF" w:rsidRPr="5481362D">
                    <w:rPr>
                      <w:rFonts w:ascii="Calibri Light" w:hAnsi="Calibri Light" w:cstheme="minorBidi"/>
                      <w:noProof/>
                      <w:spacing w:val="2"/>
                      <w:sz w:val="20"/>
                      <w:szCs w:val="20"/>
                    </w:rPr>
                    <w:t xml:space="preserve">, </w:t>
                  </w:r>
                  <w:r w:rsidR="4A3A38EF" w:rsidRPr="5481362D">
                    <w:rPr>
                      <w:rFonts w:ascii="Calibri Light" w:hAnsi="Calibri Light" w:cstheme="minorBidi"/>
                      <w:noProof/>
                      <w:sz w:val="20"/>
                      <w:szCs w:val="20"/>
                    </w:rPr>
                    <w:t>literature</w:t>
                  </w:r>
                  <w:r w:rsidR="4A3A38EF" w:rsidRPr="5481362D">
                    <w:rPr>
                      <w:rFonts w:ascii="Calibri Light" w:hAnsi="Calibri Light" w:cstheme="minorBidi"/>
                      <w:noProof/>
                      <w:spacing w:val="2"/>
                      <w:sz w:val="20"/>
                      <w:szCs w:val="20"/>
                    </w:rPr>
                    <w:t xml:space="preserve"> and information </w:t>
                  </w:r>
                  <w:r w:rsidR="4A3A38EF" w:rsidRPr="5481362D">
                    <w:rPr>
                      <w:rFonts w:ascii="Calibri Light" w:hAnsi="Calibri Light" w:cstheme="minorBidi"/>
                      <w:noProof/>
                      <w:sz w:val="20"/>
                      <w:szCs w:val="20"/>
                    </w:rPr>
                    <w:t>used</w:t>
                  </w:r>
                  <w:r w:rsidR="4A3A38EF" w:rsidRPr="5481362D">
                    <w:rPr>
                      <w:rFonts w:ascii="Calibri Light" w:hAnsi="Calibri Light" w:cstheme="minorBidi"/>
                      <w:noProof/>
                      <w:spacing w:val="2"/>
                      <w:sz w:val="20"/>
                      <w:szCs w:val="20"/>
                    </w:rPr>
                    <w:t xml:space="preserve"> </w:t>
                  </w:r>
                  <w:r w:rsidR="4A3A38EF" w:rsidRPr="5481362D">
                    <w:rPr>
                      <w:rFonts w:ascii="Calibri Light" w:hAnsi="Calibri Light" w:cstheme="minorBidi"/>
                      <w:noProof/>
                      <w:sz w:val="20"/>
                      <w:szCs w:val="20"/>
                    </w:rPr>
                    <w:t>are</w:t>
                  </w:r>
                  <w:r w:rsidR="4A3A38EF" w:rsidRPr="5481362D">
                    <w:rPr>
                      <w:rFonts w:ascii="Calibri Light" w:hAnsi="Calibri Light" w:cstheme="minorBidi"/>
                      <w:noProof/>
                      <w:spacing w:val="2"/>
                      <w:sz w:val="20"/>
                      <w:szCs w:val="20"/>
                    </w:rPr>
                    <w:t xml:space="preserve"> not relevant, </w:t>
                  </w:r>
                  <w:r w:rsidR="4A3A38EF" w:rsidRPr="5481362D">
                    <w:rPr>
                      <w:rFonts w:ascii="Calibri Light" w:hAnsi="Calibri Light" w:cstheme="minorBidi"/>
                      <w:noProof/>
                      <w:sz w:val="20"/>
                      <w:szCs w:val="20"/>
                    </w:rPr>
                    <w:t>current,</w:t>
                  </w:r>
                  <w:r w:rsidR="4A3A38EF" w:rsidRPr="5481362D">
                    <w:rPr>
                      <w:rFonts w:ascii="Calibri Light" w:hAnsi="Calibri Light" w:cstheme="minorBidi"/>
                      <w:noProof/>
                      <w:spacing w:val="3"/>
                      <w:sz w:val="20"/>
                      <w:szCs w:val="20"/>
                    </w:rPr>
                    <w:t xml:space="preserve"> </w:t>
                  </w:r>
                  <w:r w:rsidR="4A3A38EF" w:rsidRPr="5481362D">
                    <w:rPr>
                      <w:rFonts w:ascii="Calibri Light" w:hAnsi="Calibri Light" w:cstheme="minorBidi"/>
                      <w:noProof/>
                      <w:sz w:val="20"/>
                      <w:szCs w:val="20"/>
                    </w:rPr>
                    <w:t>updated,</w:t>
                  </w:r>
                  <w:r w:rsidR="4A3A38EF" w:rsidRPr="5481362D">
                    <w:rPr>
                      <w:rFonts w:ascii="Calibri Light" w:hAnsi="Calibri Light" w:cstheme="minorBidi"/>
                      <w:noProof/>
                      <w:spacing w:val="2"/>
                      <w:sz w:val="20"/>
                      <w:szCs w:val="20"/>
                    </w:rPr>
                    <w:t xml:space="preserve"> </w:t>
                  </w:r>
                  <w:r w:rsidR="4A3A38EF" w:rsidRPr="5481362D">
                    <w:rPr>
                      <w:rFonts w:ascii="Calibri Light" w:hAnsi="Calibri Light" w:cstheme="minorBidi"/>
                      <w:noProof/>
                      <w:sz w:val="20"/>
                      <w:szCs w:val="20"/>
                    </w:rPr>
                    <w:t>adequate</w:t>
                  </w:r>
                  <w:r w:rsidR="4A3A38EF" w:rsidRPr="5481362D">
                    <w:rPr>
                      <w:rFonts w:ascii="Calibri Light" w:hAnsi="Calibri Light" w:cstheme="minorBidi"/>
                      <w:noProof/>
                      <w:spacing w:val="3"/>
                      <w:sz w:val="20"/>
                      <w:szCs w:val="20"/>
                    </w:rPr>
                    <w:t xml:space="preserve"> </w:t>
                  </w:r>
                  <w:r w:rsidR="4A3A38EF" w:rsidRPr="5481362D">
                    <w:rPr>
                      <w:rFonts w:ascii="Calibri Light" w:hAnsi="Calibri Light" w:cstheme="minorBidi"/>
                      <w:noProof/>
                      <w:sz w:val="20"/>
                      <w:szCs w:val="20"/>
                    </w:rPr>
                    <w:t>and</w:t>
                  </w:r>
                  <w:r w:rsidR="4A3A38EF" w:rsidRPr="5481362D">
                    <w:rPr>
                      <w:rFonts w:ascii="Calibri Light" w:hAnsi="Calibri Light" w:cstheme="minorBidi"/>
                      <w:noProof/>
                      <w:spacing w:val="3"/>
                      <w:sz w:val="20"/>
                      <w:szCs w:val="20"/>
                    </w:rPr>
                    <w:t xml:space="preserve"> not </w:t>
                  </w:r>
                  <w:r w:rsidR="4A3A38EF" w:rsidRPr="5481362D">
                    <w:rPr>
                      <w:rFonts w:ascii="Calibri Light" w:hAnsi="Calibri Light" w:cstheme="minorBidi"/>
                      <w:noProof/>
                      <w:sz w:val="20"/>
                      <w:szCs w:val="20"/>
                    </w:rPr>
                    <w:t>based</w:t>
                  </w:r>
                  <w:r w:rsidR="4A3A38EF" w:rsidRPr="5481362D">
                    <w:rPr>
                      <w:rFonts w:ascii="Calibri Light" w:hAnsi="Calibri Light" w:cstheme="minorBidi"/>
                      <w:noProof/>
                      <w:spacing w:val="2"/>
                      <w:sz w:val="20"/>
                      <w:szCs w:val="20"/>
                    </w:rPr>
                    <w:t xml:space="preserve"> </w:t>
                  </w:r>
                  <w:r w:rsidR="4A3A38EF" w:rsidRPr="5481362D">
                    <w:rPr>
                      <w:rFonts w:ascii="Calibri Light" w:hAnsi="Calibri Light" w:cstheme="minorBidi"/>
                      <w:noProof/>
                      <w:sz w:val="20"/>
                      <w:szCs w:val="20"/>
                    </w:rPr>
                    <w:t>on</w:t>
                  </w:r>
                  <w:r w:rsidR="4A3A38EF" w:rsidRPr="5481362D">
                    <w:rPr>
                      <w:rFonts w:ascii="Calibri Light" w:hAnsi="Calibri Light" w:cstheme="minorBidi"/>
                      <w:noProof/>
                      <w:spacing w:val="2"/>
                      <w:sz w:val="20"/>
                      <w:szCs w:val="20"/>
                    </w:rPr>
                    <w:t xml:space="preserve"> </w:t>
                  </w:r>
                  <w:r w:rsidR="4A3A38EF" w:rsidRPr="5481362D">
                    <w:rPr>
                      <w:rFonts w:ascii="Calibri Light" w:hAnsi="Calibri Light" w:cstheme="minorBidi"/>
                      <w:noProof/>
                      <w:sz w:val="20"/>
                      <w:szCs w:val="20"/>
                    </w:rPr>
                    <w:t>reliable,</w:t>
                  </w:r>
                  <w:r w:rsidR="4A3A38EF" w:rsidRPr="5481362D">
                    <w:rPr>
                      <w:rFonts w:ascii="Calibri Light" w:hAnsi="Calibri Light" w:cstheme="minorBidi"/>
                      <w:noProof/>
                      <w:spacing w:val="-47"/>
                      <w:sz w:val="20"/>
                      <w:szCs w:val="20"/>
                    </w:rPr>
                    <w:t xml:space="preserve">   </w:t>
                  </w:r>
                  <w:r w:rsidR="4A3A38EF" w:rsidRPr="5481362D">
                    <w:rPr>
                      <w:rFonts w:ascii="Calibri Light" w:hAnsi="Calibri Light" w:cstheme="minorBidi"/>
                      <w:noProof/>
                      <w:sz w:val="20"/>
                      <w:szCs w:val="20"/>
                    </w:rPr>
                    <w:t>valid</w:t>
                  </w:r>
                  <w:r w:rsidR="4A3A38EF" w:rsidRPr="5481362D">
                    <w:rPr>
                      <w:rFonts w:ascii="Calibri Light" w:hAnsi="Calibri Light" w:cstheme="minorBidi"/>
                      <w:noProof/>
                      <w:spacing w:val="-1"/>
                      <w:sz w:val="20"/>
                      <w:szCs w:val="20"/>
                    </w:rPr>
                    <w:t xml:space="preserve"> </w:t>
                  </w:r>
                  <w:r w:rsidR="4A3A38EF" w:rsidRPr="5481362D">
                    <w:rPr>
                      <w:rFonts w:ascii="Calibri Light" w:hAnsi="Calibri Light" w:cstheme="minorBidi"/>
                      <w:noProof/>
                      <w:sz w:val="20"/>
                      <w:szCs w:val="20"/>
                    </w:rPr>
                    <w:t>sources</w:t>
                  </w:r>
                  <w:r w:rsidR="0B228393" w:rsidRPr="5481362D">
                    <w:rPr>
                      <w:rFonts w:ascii="Calibri Light" w:hAnsi="Calibri Light" w:cstheme="minorBidi"/>
                      <w:noProof/>
                      <w:sz w:val="20"/>
                      <w:szCs w:val="20"/>
                    </w:rPr>
                    <w:t xml:space="preserve">. </w:t>
                  </w:r>
                  <w:r w:rsidR="607A554E" w:rsidRPr="5481362D">
                    <w:rPr>
                      <w:rFonts w:ascii="Calibri Light" w:hAnsi="Calibri Light" w:cstheme="minorBidi"/>
                      <w:b/>
                      <w:bCs/>
                      <w:noProof/>
                      <w:sz w:val="20"/>
                      <w:szCs w:val="20"/>
                      <w:u w:val="single"/>
                    </w:rPr>
                    <w:t>0-1</w:t>
                  </w:r>
                  <w:r w:rsidR="607A554E" w:rsidRPr="5481362D">
                    <w:rPr>
                      <w:rFonts w:ascii="Calibri Light" w:hAnsi="Calibri Light" w:cstheme="minorBidi"/>
                      <w:b/>
                      <w:bCs/>
                      <w:noProof/>
                      <w:spacing w:val="1"/>
                      <w:sz w:val="20"/>
                      <w:szCs w:val="20"/>
                      <w:u w:val="single"/>
                    </w:rPr>
                    <w:t xml:space="preserve"> </w:t>
                  </w:r>
                  <w:r w:rsidR="607A554E" w:rsidRPr="5481362D">
                    <w:rPr>
                      <w:rFonts w:ascii="Calibri Light" w:hAnsi="Calibri Light" w:cstheme="minorBidi"/>
                      <w:b/>
                      <w:bCs/>
                      <w:noProof/>
                      <w:sz w:val="20"/>
                      <w:szCs w:val="20"/>
                      <w:u w:val="single"/>
                    </w:rPr>
                    <w:t>point</w:t>
                  </w:r>
                  <w:r w:rsidR="0B228393" w:rsidRPr="5481362D">
                    <w:rPr>
                      <w:rFonts w:ascii="Calibri Light" w:hAnsi="Calibri Light" w:cstheme="minorBidi"/>
                      <w:b/>
                      <w:bCs/>
                      <w:noProof/>
                      <w:sz w:val="20"/>
                      <w:szCs w:val="20"/>
                      <w:u w:val="single"/>
                    </w:rPr>
                    <w:t>s</w:t>
                  </w:r>
                  <w:r w:rsidR="607A554E" w:rsidRPr="5481362D">
                    <w:rPr>
                      <w:rFonts w:ascii="Calibri Light" w:hAnsi="Calibri Light" w:cstheme="minorBidi"/>
                      <w:b/>
                      <w:bCs/>
                      <w:noProof/>
                      <w:sz w:val="20"/>
                      <w:szCs w:val="20"/>
                      <w:u w:val="single"/>
                    </w:rPr>
                    <w:t>.</w:t>
                  </w:r>
                </w:p>
                <w:p w14:paraId="5631F07A" w14:textId="0F91838E" w:rsidR="005857FC" w:rsidRPr="00FE08B1" w:rsidRDefault="428A7C22" w:rsidP="007F0688">
                  <w:pPr>
                    <w:pStyle w:val="TableParagraph"/>
                    <w:shd w:val="clear" w:color="auto" w:fill="DBE5F1" w:themeFill="accent1" w:themeFillTint="33"/>
                    <w:tabs>
                      <w:tab w:val="left" w:pos="0"/>
                      <w:tab w:val="left" w:pos="156"/>
                      <w:tab w:val="left" w:pos="426"/>
                    </w:tabs>
                    <w:spacing w:before="4" w:line="237" w:lineRule="auto"/>
                    <w:ind w:right="62"/>
                    <w:jc w:val="both"/>
                    <w:rPr>
                      <w:rFonts w:ascii="Calibri Light" w:hAnsi="Calibri Light" w:cstheme="minorBidi"/>
                      <w:b/>
                      <w:bCs/>
                      <w:noProof/>
                      <w:sz w:val="20"/>
                      <w:szCs w:val="20"/>
                    </w:rPr>
                  </w:pPr>
                  <w:r w:rsidRPr="5481362D">
                    <w:rPr>
                      <w:rFonts w:ascii="Calibri Light" w:hAnsi="Calibri Light" w:cstheme="minorBidi"/>
                      <w:b/>
                      <w:bCs/>
                      <w:noProof/>
                      <w:sz w:val="20"/>
                      <w:szCs w:val="20"/>
                    </w:rPr>
                    <w:t>TEAM PRESENTATION STYLE –</w:t>
                  </w:r>
                  <w:r w:rsidRPr="5481362D">
                    <w:rPr>
                      <w:rFonts w:ascii="Calibri Light" w:hAnsi="Calibri Light" w:cstheme="minorBidi"/>
                      <w:b/>
                      <w:bCs/>
                      <w:noProof/>
                      <w:spacing w:val="-1"/>
                      <w:sz w:val="20"/>
                      <w:szCs w:val="20"/>
                    </w:rPr>
                    <w:t xml:space="preserve"> </w:t>
                  </w:r>
                  <w:r w:rsidRPr="5481362D">
                    <w:rPr>
                      <w:rFonts w:ascii="Calibri Light" w:hAnsi="Calibri Light" w:cstheme="minorBidi"/>
                      <w:b/>
                      <w:bCs/>
                      <w:noProof/>
                      <w:sz w:val="20"/>
                      <w:szCs w:val="20"/>
                    </w:rPr>
                    <w:t>1 POINT MAX</w:t>
                  </w:r>
                </w:p>
                <w:p w14:paraId="54E35CF3" w14:textId="183C52FD" w:rsidR="005857FC" w:rsidRPr="00FE08B1" w:rsidRDefault="428A7C22" w:rsidP="007F0688">
                  <w:pPr>
                    <w:pStyle w:val="TableParagraph"/>
                    <w:numPr>
                      <w:ilvl w:val="0"/>
                      <w:numId w:val="11"/>
                    </w:numPr>
                    <w:tabs>
                      <w:tab w:val="left" w:pos="185"/>
                    </w:tabs>
                    <w:spacing w:line="237" w:lineRule="auto"/>
                    <w:ind w:left="246" w:right="62" w:hanging="246"/>
                    <w:jc w:val="both"/>
                    <w:rPr>
                      <w:rFonts w:ascii="Calibri Light" w:hAnsi="Calibri Light" w:cstheme="minorBidi"/>
                      <w:noProof/>
                      <w:sz w:val="20"/>
                      <w:szCs w:val="20"/>
                    </w:rPr>
                  </w:pPr>
                  <w:r w:rsidRPr="5481362D">
                    <w:rPr>
                      <w:rFonts w:ascii="Calibri Light" w:hAnsi="Calibri Light" w:cstheme="minorBidi"/>
                      <w:noProof/>
                      <w:sz w:val="20"/>
                      <w:szCs w:val="20"/>
                    </w:rPr>
                    <w:t xml:space="preserve">Students are actively involved in </w:t>
                  </w:r>
                  <w:r w:rsidR="4A3A38EF" w:rsidRPr="5481362D">
                    <w:rPr>
                      <w:rFonts w:ascii="Calibri Light" w:hAnsi="Calibri Light" w:cstheme="minorBidi"/>
                      <w:noProof/>
                      <w:sz w:val="20"/>
                      <w:szCs w:val="20"/>
                    </w:rPr>
                    <w:t>a process of presentation</w:t>
                  </w:r>
                  <w:r w:rsidRPr="5481362D">
                    <w:rPr>
                      <w:rFonts w:ascii="Calibri Light" w:hAnsi="Calibri Light" w:cstheme="minorBidi"/>
                      <w:noProof/>
                      <w:sz w:val="20"/>
                      <w:szCs w:val="20"/>
                    </w:rPr>
                    <w:t xml:space="preserve">; </w:t>
                  </w:r>
                  <w:r w:rsidR="70416B20" w:rsidRPr="5481362D">
                    <w:rPr>
                      <w:rFonts w:ascii="Calibri Light" w:hAnsi="Calibri Light" w:cstheme="minorBidi"/>
                      <w:noProof/>
                      <w:sz w:val="20"/>
                      <w:szCs w:val="20"/>
                    </w:rPr>
                    <w:t>there is a balanced and even allocation of time resource and assign</w:t>
                  </w:r>
                  <w:r w:rsidR="4A3A38EF" w:rsidRPr="5481362D">
                    <w:rPr>
                      <w:rFonts w:ascii="Calibri Light" w:hAnsi="Calibri Light" w:cstheme="minorBidi"/>
                      <w:noProof/>
                      <w:sz w:val="20"/>
                      <w:szCs w:val="20"/>
                    </w:rPr>
                    <w:t>ed</w:t>
                  </w:r>
                  <w:r w:rsidR="70416B20" w:rsidRPr="5481362D">
                    <w:rPr>
                      <w:rFonts w:ascii="Calibri Light" w:hAnsi="Calibri Light" w:cstheme="minorBidi"/>
                      <w:noProof/>
                      <w:sz w:val="20"/>
                      <w:szCs w:val="20"/>
                    </w:rPr>
                    <w:t xml:space="preserve"> responsibilities</w:t>
                  </w:r>
                  <w:r w:rsidR="4A3A38EF" w:rsidRPr="5481362D">
                    <w:rPr>
                      <w:rFonts w:ascii="Calibri Light" w:hAnsi="Calibri Light" w:cstheme="minorBidi"/>
                      <w:noProof/>
                      <w:sz w:val="20"/>
                      <w:szCs w:val="20"/>
                    </w:rPr>
                    <w:t xml:space="preserve"> among </w:t>
                  </w:r>
                  <w:r w:rsidR="0B228393" w:rsidRPr="5481362D">
                    <w:rPr>
                      <w:rFonts w:ascii="Calibri Light" w:hAnsi="Calibri Light" w:cstheme="minorBidi"/>
                      <w:noProof/>
                      <w:sz w:val="20"/>
                      <w:szCs w:val="20"/>
                    </w:rPr>
                    <w:t>team</w:t>
                  </w:r>
                  <w:r w:rsidR="4A3A38EF" w:rsidRPr="5481362D">
                    <w:rPr>
                      <w:rFonts w:ascii="Calibri Light" w:hAnsi="Calibri Light" w:cstheme="minorBidi"/>
                      <w:noProof/>
                      <w:sz w:val="20"/>
                      <w:szCs w:val="20"/>
                    </w:rPr>
                    <w:t xml:space="preserve"> members</w:t>
                  </w:r>
                  <w:r w:rsidR="70416B20" w:rsidRPr="5481362D">
                    <w:rPr>
                      <w:rFonts w:ascii="Calibri Light" w:hAnsi="Calibri Light" w:cstheme="minorBidi"/>
                      <w:noProof/>
                      <w:sz w:val="20"/>
                      <w:szCs w:val="20"/>
                    </w:rPr>
                    <w:t xml:space="preserve">; </w:t>
                  </w:r>
                  <w:r w:rsidRPr="5481362D">
                    <w:rPr>
                      <w:rFonts w:ascii="Calibri Light" w:hAnsi="Calibri Light" w:cstheme="minorBidi"/>
                      <w:noProof/>
                      <w:sz w:val="20"/>
                      <w:szCs w:val="20"/>
                    </w:rPr>
                    <w:t>answers</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are</w:t>
                  </w:r>
                  <w:r w:rsidRPr="5481362D">
                    <w:rPr>
                      <w:rFonts w:ascii="Calibri Light" w:hAnsi="Calibri Light" w:cstheme="minorBidi"/>
                      <w:noProof/>
                      <w:spacing w:val="-4"/>
                      <w:sz w:val="20"/>
                      <w:szCs w:val="20"/>
                    </w:rPr>
                    <w:t xml:space="preserve"> </w:t>
                  </w:r>
                  <w:r w:rsidRPr="5481362D">
                    <w:rPr>
                      <w:rFonts w:ascii="Calibri Light" w:hAnsi="Calibri Light" w:cstheme="minorBidi"/>
                      <w:noProof/>
                      <w:sz w:val="20"/>
                      <w:szCs w:val="20"/>
                    </w:rPr>
                    <w:t>adequate,</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directly</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linked</w:t>
                  </w:r>
                  <w:r w:rsidRPr="5481362D">
                    <w:rPr>
                      <w:rFonts w:ascii="Calibri Light" w:hAnsi="Calibri Light" w:cstheme="minorBidi"/>
                      <w:noProof/>
                      <w:spacing w:val="-2"/>
                      <w:sz w:val="20"/>
                      <w:szCs w:val="20"/>
                    </w:rPr>
                    <w:t xml:space="preserve"> </w:t>
                  </w:r>
                  <w:r w:rsidRPr="5481362D">
                    <w:rPr>
                      <w:rFonts w:ascii="Calibri Light" w:hAnsi="Calibri Light" w:cstheme="minorBidi"/>
                      <w:noProof/>
                      <w:sz w:val="20"/>
                      <w:szCs w:val="20"/>
                    </w:rPr>
                    <w:t>with</w:t>
                  </w:r>
                  <w:r w:rsidRPr="5481362D">
                    <w:rPr>
                      <w:rFonts w:ascii="Calibri Light" w:hAnsi="Calibri Light" w:cstheme="minorBidi"/>
                      <w:noProof/>
                      <w:spacing w:val="-4"/>
                      <w:sz w:val="20"/>
                      <w:szCs w:val="20"/>
                    </w:rPr>
                    <w:t xml:space="preserve"> </w:t>
                  </w:r>
                  <w:r w:rsidRPr="5481362D">
                    <w:rPr>
                      <w:rFonts w:ascii="Calibri Light" w:hAnsi="Calibri Light" w:cstheme="minorBidi"/>
                      <w:noProof/>
                      <w:sz w:val="20"/>
                      <w:szCs w:val="20"/>
                    </w:rPr>
                    <w:t>the</w:t>
                  </w:r>
                  <w:r w:rsidRPr="5481362D">
                    <w:rPr>
                      <w:rFonts w:ascii="Calibri Light" w:hAnsi="Calibri Light" w:cstheme="minorBidi"/>
                      <w:noProof/>
                      <w:spacing w:val="-4"/>
                      <w:sz w:val="20"/>
                      <w:szCs w:val="20"/>
                    </w:rPr>
                    <w:t xml:space="preserve"> </w:t>
                  </w:r>
                  <w:r w:rsidRPr="5481362D">
                    <w:rPr>
                      <w:rFonts w:ascii="Calibri Light" w:hAnsi="Calibri Light" w:cstheme="minorBidi"/>
                      <w:noProof/>
                      <w:sz w:val="20"/>
                      <w:szCs w:val="20"/>
                    </w:rPr>
                    <w:t>question,</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easy</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to</w:t>
                  </w:r>
                  <w:r w:rsidRPr="5481362D">
                    <w:rPr>
                      <w:rFonts w:ascii="Calibri Light" w:hAnsi="Calibri Light" w:cstheme="minorBidi"/>
                      <w:noProof/>
                      <w:spacing w:val="-3"/>
                      <w:sz w:val="20"/>
                      <w:szCs w:val="20"/>
                    </w:rPr>
                    <w:t xml:space="preserve"> </w:t>
                  </w:r>
                  <w:r w:rsidRPr="5481362D">
                    <w:rPr>
                      <w:rFonts w:ascii="Calibri Light" w:hAnsi="Calibri Light" w:cstheme="minorBidi"/>
                      <w:noProof/>
                      <w:sz w:val="20"/>
                      <w:szCs w:val="20"/>
                    </w:rPr>
                    <w:t>understan</w:t>
                  </w:r>
                  <w:r w:rsidR="667DC822" w:rsidRPr="5481362D">
                    <w:rPr>
                      <w:rFonts w:ascii="Calibri Light" w:hAnsi="Calibri Light" w:cstheme="minorBidi"/>
                      <w:noProof/>
                      <w:sz w:val="20"/>
                      <w:szCs w:val="20"/>
                    </w:rPr>
                    <w:t xml:space="preserve">d, </w:t>
                  </w:r>
                  <w:r w:rsidRPr="5481362D">
                    <w:rPr>
                      <w:rFonts w:ascii="Calibri Light" w:hAnsi="Calibri Light" w:cstheme="minorBidi"/>
                      <w:noProof/>
                      <w:sz w:val="20"/>
                      <w:szCs w:val="20"/>
                    </w:rPr>
                    <w:t>strong</w:t>
                  </w:r>
                  <w:r w:rsidRPr="5481362D">
                    <w:rPr>
                      <w:rFonts w:ascii="Calibri Light" w:hAnsi="Calibri Light" w:cstheme="minorBidi"/>
                      <w:noProof/>
                      <w:spacing w:val="1"/>
                      <w:sz w:val="20"/>
                      <w:szCs w:val="20"/>
                    </w:rPr>
                    <w:t xml:space="preserve"> </w:t>
                  </w:r>
                  <w:r w:rsidRPr="5481362D">
                    <w:rPr>
                      <w:rFonts w:ascii="Calibri Light" w:hAnsi="Calibri Light" w:cstheme="minorBidi"/>
                      <w:noProof/>
                      <w:sz w:val="20"/>
                      <w:szCs w:val="20"/>
                    </w:rPr>
                    <w:t>argument(s)</w:t>
                  </w:r>
                  <w:r w:rsidR="667DC822" w:rsidRPr="5481362D">
                    <w:rPr>
                      <w:rFonts w:ascii="Calibri Light" w:hAnsi="Calibri Light" w:cstheme="minorBidi"/>
                      <w:noProof/>
                      <w:sz w:val="20"/>
                      <w:szCs w:val="20"/>
                    </w:rPr>
                    <w:t xml:space="preserve"> based on reliable and valid sources are provided</w:t>
                  </w:r>
                  <w:r w:rsidR="0B228393" w:rsidRPr="5481362D">
                    <w:rPr>
                      <w:rFonts w:ascii="Calibri Light" w:hAnsi="Calibri Light" w:cstheme="minorBidi"/>
                      <w:noProof/>
                      <w:sz w:val="20"/>
                      <w:szCs w:val="20"/>
                    </w:rPr>
                    <w:t xml:space="preserve">. </w:t>
                  </w:r>
                  <w:r w:rsidRPr="5481362D">
                    <w:rPr>
                      <w:rFonts w:ascii="Calibri Light" w:hAnsi="Calibri Light" w:cstheme="minorBidi"/>
                      <w:b/>
                      <w:bCs/>
                      <w:noProof/>
                      <w:sz w:val="20"/>
                      <w:szCs w:val="20"/>
                      <w:u w:val="single"/>
                    </w:rPr>
                    <w:t>0.5-1 point</w:t>
                  </w:r>
                  <w:r w:rsidR="0B228393" w:rsidRPr="5481362D">
                    <w:rPr>
                      <w:rFonts w:ascii="Calibri Light" w:hAnsi="Calibri Light" w:cstheme="minorBidi"/>
                      <w:b/>
                      <w:bCs/>
                      <w:noProof/>
                      <w:sz w:val="20"/>
                      <w:szCs w:val="20"/>
                      <w:u w:val="single"/>
                    </w:rPr>
                    <w:t>s</w:t>
                  </w:r>
                  <w:r w:rsidRPr="5481362D">
                    <w:rPr>
                      <w:rFonts w:ascii="Calibri Light" w:hAnsi="Calibri Light" w:cstheme="minorBidi"/>
                      <w:b/>
                      <w:bCs/>
                      <w:noProof/>
                      <w:sz w:val="20"/>
                      <w:szCs w:val="20"/>
                      <w:u w:val="single"/>
                    </w:rPr>
                    <w:t>.</w:t>
                  </w:r>
                </w:p>
                <w:p w14:paraId="589B4537" w14:textId="2F214D85" w:rsidR="00CA2D09" w:rsidRPr="00FE08B1" w:rsidRDefault="428A7C22" w:rsidP="007F0688">
                  <w:pPr>
                    <w:pStyle w:val="TableParagraph"/>
                    <w:numPr>
                      <w:ilvl w:val="0"/>
                      <w:numId w:val="11"/>
                    </w:numPr>
                    <w:tabs>
                      <w:tab w:val="left" w:pos="185"/>
                    </w:tabs>
                    <w:spacing w:before="1" w:line="237" w:lineRule="auto"/>
                    <w:ind w:left="246" w:right="62" w:hanging="270"/>
                    <w:jc w:val="both"/>
                    <w:rPr>
                      <w:rFonts w:ascii="Calibri Light" w:hAnsi="Calibri Light" w:cstheme="minorBidi"/>
                      <w:noProof/>
                      <w:sz w:val="20"/>
                      <w:szCs w:val="20"/>
                    </w:rPr>
                  </w:pPr>
                  <w:r w:rsidRPr="5481362D">
                    <w:rPr>
                      <w:rFonts w:ascii="Calibri Light" w:hAnsi="Calibri Light" w:cstheme="minorBidi"/>
                      <w:noProof/>
                      <w:sz w:val="20"/>
                      <w:szCs w:val="20"/>
                    </w:rPr>
                    <w:t xml:space="preserve">Time and </w:t>
                  </w:r>
                  <w:r w:rsidR="4A3A38EF" w:rsidRPr="5481362D">
                    <w:rPr>
                      <w:rFonts w:ascii="Calibri Light" w:hAnsi="Calibri Light" w:cstheme="minorBidi"/>
                      <w:noProof/>
                      <w:sz w:val="20"/>
                      <w:szCs w:val="20"/>
                    </w:rPr>
                    <w:t>responsibilites</w:t>
                  </w:r>
                  <w:r w:rsidRPr="5481362D">
                    <w:rPr>
                      <w:rFonts w:ascii="Calibri Light" w:hAnsi="Calibri Light" w:cstheme="minorBidi"/>
                      <w:noProof/>
                      <w:sz w:val="20"/>
                      <w:szCs w:val="20"/>
                    </w:rPr>
                    <w:t xml:space="preserve"> aren’t evenly distributed among the </w:t>
                  </w:r>
                  <w:r w:rsidR="4A3A38EF" w:rsidRPr="5481362D">
                    <w:rPr>
                      <w:rFonts w:ascii="Calibri Light" w:hAnsi="Calibri Light" w:cstheme="minorBidi"/>
                      <w:noProof/>
                      <w:sz w:val="20"/>
                      <w:szCs w:val="20"/>
                    </w:rPr>
                    <w:t>grooup</w:t>
                  </w:r>
                  <w:r w:rsidRPr="5481362D">
                    <w:rPr>
                      <w:rFonts w:ascii="Calibri Light" w:hAnsi="Calibri Light" w:cstheme="minorBidi"/>
                      <w:noProof/>
                      <w:sz w:val="20"/>
                      <w:szCs w:val="20"/>
                    </w:rPr>
                    <w:t xml:space="preserve"> members; most</w:t>
                  </w:r>
                  <w:r w:rsidRPr="5481362D">
                    <w:rPr>
                      <w:rFonts w:ascii="Calibri Light" w:hAnsi="Calibri Light" w:cstheme="minorBidi"/>
                      <w:noProof/>
                      <w:spacing w:val="-10"/>
                      <w:sz w:val="20"/>
                      <w:szCs w:val="20"/>
                    </w:rPr>
                    <w:t xml:space="preserve"> </w:t>
                  </w:r>
                  <w:r w:rsidRPr="5481362D">
                    <w:rPr>
                      <w:rFonts w:ascii="Calibri Light" w:hAnsi="Calibri Light" w:cstheme="minorBidi"/>
                      <w:noProof/>
                      <w:sz w:val="20"/>
                      <w:szCs w:val="20"/>
                    </w:rPr>
                    <w:t>of</w:t>
                  </w:r>
                  <w:r w:rsidRPr="5481362D">
                    <w:rPr>
                      <w:rFonts w:ascii="Calibri Light" w:hAnsi="Calibri Light" w:cstheme="minorBidi"/>
                      <w:noProof/>
                      <w:spacing w:val="-10"/>
                      <w:sz w:val="20"/>
                      <w:szCs w:val="20"/>
                    </w:rPr>
                    <w:t xml:space="preserve"> </w:t>
                  </w:r>
                  <w:r w:rsidRPr="5481362D">
                    <w:rPr>
                      <w:rFonts w:ascii="Calibri Light" w:hAnsi="Calibri Light" w:cstheme="minorBidi"/>
                      <w:noProof/>
                      <w:sz w:val="20"/>
                      <w:szCs w:val="20"/>
                    </w:rPr>
                    <w:t>the</w:t>
                  </w:r>
                  <w:r w:rsidRPr="5481362D">
                    <w:rPr>
                      <w:rFonts w:ascii="Calibri Light" w:hAnsi="Calibri Light" w:cstheme="minorBidi"/>
                      <w:noProof/>
                      <w:spacing w:val="-9"/>
                      <w:sz w:val="20"/>
                      <w:szCs w:val="20"/>
                    </w:rPr>
                    <w:t xml:space="preserve"> </w:t>
                  </w:r>
                  <w:r w:rsidRPr="5481362D">
                    <w:rPr>
                      <w:rFonts w:ascii="Calibri Light" w:hAnsi="Calibri Light" w:cstheme="minorBidi"/>
                      <w:noProof/>
                      <w:sz w:val="20"/>
                      <w:szCs w:val="20"/>
                    </w:rPr>
                    <w:t>answers</w:t>
                  </w:r>
                  <w:r w:rsidRPr="5481362D">
                    <w:rPr>
                      <w:rFonts w:ascii="Calibri Light" w:hAnsi="Calibri Light" w:cstheme="minorBidi"/>
                      <w:noProof/>
                      <w:spacing w:val="-9"/>
                      <w:sz w:val="20"/>
                      <w:szCs w:val="20"/>
                    </w:rPr>
                    <w:t xml:space="preserve"> </w:t>
                  </w:r>
                  <w:r w:rsidRPr="5481362D">
                    <w:rPr>
                      <w:rFonts w:ascii="Calibri Light" w:hAnsi="Calibri Light" w:cstheme="minorBidi"/>
                      <w:noProof/>
                      <w:sz w:val="20"/>
                      <w:szCs w:val="20"/>
                    </w:rPr>
                    <w:t>are</w:t>
                  </w:r>
                  <w:r w:rsidRPr="5481362D">
                    <w:rPr>
                      <w:rFonts w:ascii="Calibri Light" w:hAnsi="Calibri Light" w:cstheme="minorBidi"/>
                      <w:noProof/>
                      <w:spacing w:val="-9"/>
                      <w:sz w:val="20"/>
                      <w:szCs w:val="20"/>
                    </w:rPr>
                    <w:t xml:space="preserve"> </w:t>
                  </w:r>
                  <w:r w:rsidRPr="5481362D">
                    <w:rPr>
                      <w:rFonts w:ascii="Calibri Light" w:hAnsi="Calibri Light" w:cstheme="minorBidi"/>
                      <w:noProof/>
                      <w:sz w:val="20"/>
                      <w:szCs w:val="20"/>
                    </w:rPr>
                    <w:t>linked</w:t>
                  </w:r>
                  <w:r w:rsidRPr="5481362D">
                    <w:rPr>
                      <w:rFonts w:ascii="Calibri Light" w:hAnsi="Calibri Light" w:cstheme="minorBidi"/>
                      <w:noProof/>
                      <w:spacing w:val="-9"/>
                      <w:sz w:val="20"/>
                      <w:szCs w:val="20"/>
                    </w:rPr>
                    <w:t xml:space="preserve"> </w:t>
                  </w:r>
                  <w:r w:rsidRPr="5481362D">
                    <w:rPr>
                      <w:rFonts w:ascii="Calibri Light" w:hAnsi="Calibri Light" w:cstheme="minorBidi"/>
                      <w:noProof/>
                      <w:sz w:val="20"/>
                      <w:szCs w:val="20"/>
                    </w:rPr>
                    <w:t>with</w:t>
                  </w:r>
                  <w:r w:rsidRPr="5481362D">
                    <w:rPr>
                      <w:rFonts w:ascii="Calibri Light" w:hAnsi="Calibri Light" w:cstheme="minorBidi"/>
                      <w:noProof/>
                      <w:spacing w:val="-10"/>
                      <w:sz w:val="20"/>
                      <w:szCs w:val="20"/>
                    </w:rPr>
                    <w:t xml:space="preserve"> </w:t>
                  </w:r>
                  <w:r w:rsidRPr="5481362D">
                    <w:rPr>
                      <w:rFonts w:ascii="Calibri Light" w:hAnsi="Calibri Light" w:cstheme="minorBidi"/>
                      <w:noProof/>
                      <w:sz w:val="20"/>
                      <w:szCs w:val="20"/>
                    </w:rPr>
                    <w:t>the</w:t>
                  </w:r>
                  <w:r w:rsidRPr="5481362D">
                    <w:rPr>
                      <w:rFonts w:ascii="Calibri Light" w:hAnsi="Calibri Light" w:cstheme="minorBidi"/>
                      <w:noProof/>
                      <w:spacing w:val="-9"/>
                      <w:sz w:val="20"/>
                      <w:szCs w:val="20"/>
                    </w:rPr>
                    <w:t xml:space="preserve"> </w:t>
                  </w:r>
                  <w:r w:rsidRPr="5481362D">
                    <w:rPr>
                      <w:rFonts w:ascii="Calibri Light" w:hAnsi="Calibri Light" w:cstheme="minorBidi"/>
                      <w:noProof/>
                      <w:sz w:val="20"/>
                      <w:szCs w:val="20"/>
                    </w:rPr>
                    <w:t>stated</w:t>
                  </w:r>
                  <w:r w:rsidRPr="5481362D">
                    <w:rPr>
                      <w:rFonts w:ascii="Calibri Light" w:hAnsi="Calibri Light" w:cstheme="minorBidi"/>
                      <w:noProof/>
                      <w:spacing w:val="-9"/>
                      <w:sz w:val="20"/>
                      <w:szCs w:val="20"/>
                    </w:rPr>
                    <w:t xml:space="preserve"> </w:t>
                  </w:r>
                  <w:r w:rsidRPr="5481362D">
                    <w:rPr>
                      <w:rFonts w:ascii="Calibri Light" w:hAnsi="Calibri Light" w:cstheme="minorBidi"/>
                      <w:noProof/>
                      <w:sz w:val="20"/>
                      <w:szCs w:val="20"/>
                    </w:rPr>
                    <w:t>questions,</w:t>
                  </w:r>
                  <w:r w:rsidRPr="5481362D">
                    <w:rPr>
                      <w:rFonts w:ascii="Calibri Light" w:hAnsi="Calibri Light" w:cstheme="minorBidi"/>
                      <w:noProof/>
                      <w:spacing w:val="-9"/>
                      <w:sz w:val="20"/>
                      <w:szCs w:val="20"/>
                    </w:rPr>
                    <w:t xml:space="preserve"> </w:t>
                  </w:r>
                  <w:r w:rsidRPr="5481362D">
                    <w:rPr>
                      <w:rFonts w:ascii="Calibri Light" w:hAnsi="Calibri Light" w:cstheme="minorBidi"/>
                      <w:noProof/>
                      <w:sz w:val="20"/>
                      <w:szCs w:val="20"/>
                    </w:rPr>
                    <w:t>but</w:t>
                  </w:r>
                  <w:r w:rsidRPr="5481362D">
                    <w:rPr>
                      <w:rFonts w:ascii="Calibri Light" w:hAnsi="Calibri Light" w:cstheme="minorBidi"/>
                      <w:noProof/>
                      <w:spacing w:val="-10"/>
                      <w:sz w:val="20"/>
                      <w:szCs w:val="20"/>
                    </w:rPr>
                    <w:t xml:space="preserve"> </w:t>
                  </w:r>
                  <w:r w:rsidRPr="5481362D">
                    <w:rPr>
                      <w:rFonts w:ascii="Calibri Light" w:hAnsi="Calibri Light" w:cstheme="minorBidi"/>
                      <w:noProof/>
                      <w:sz w:val="20"/>
                      <w:szCs w:val="20"/>
                    </w:rPr>
                    <w:t>there</w:t>
                  </w:r>
                  <w:r w:rsidRPr="5481362D">
                    <w:rPr>
                      <w:rFonts w:ascii="Calibri Light" w:hAnsi="Calibri Light" w:cstheme="minorBidi"/>
                      <w:noProof/>
                      <w:spacing w:val="-5"/>
                      <w:sz w:val="20"/>
                      <w:szCs w:val="20"/>
                    </w:rPr>
                    <w:t xml:space="preserve"> </w:t>
                  </w:r>
                  <w:r w:rsidR="4A3A38EF" w:rsidRPr="5481362D">
                    <w:rPr>
                      <w:rFonts w:ascii="Calibri Light" w:hAnsi="Calibri Light" w:cstheme="minorBidi"/>
                      <w:noProof/>
                      <w:sz w:val="20"/>
                      <w:szCs w:val="20"/>
                    </w:rPr>
                    <w:t>is</w:t>
                  </w:r>
                  <w:r w:rsidRPr="5481362D">
                    <w:rPr>
                      <w:rFonts w:ascii="Calibri Light" w:hAnsi="Calibri Light" w:cstheme="minorBidi"/>
                      <w:noProof/>
                      <w:spacing w:val="-10"/>
                      <w:sz w:val="20"/>
                      <w:szCs w:val="20"/>
                    </w:rPr>
                    <w:t xml:space="preserve"> </w:t>
                  </w:r>
                  <w:r w:rsidRPr="5481362D">
                    <w:rPr>
                      <w:rFonts w:ascii="Calibri Light" w:hAnsi="Calibri Light" w:cstheme="minorBidi"/>
                      <w:noProof/>
                      <w:sz w:val="20"/>
                      <w:szCs w:val="20"/>
                    </w:rPr>
                    <w:t>a</w:t>
                  </w:r>
                  <w:r w:rsidRPr="5481362D">
                    <w:rPr>
                      <w:rFonts w:ascii="Calibri Light" w:hAnsi="Calibri Light" w:cstheme="minorBidi"/>
                      <w:noProof/>
                      <w:spacing w:val="-9"/>
                      <w:sz w:val="20"/>
                      <w:szCs w:val="20"/>
                    </w:rPr>
                    <w:t xml:space="preserve"> </w:t>
                  </w:r>
                  <w:r w:rsidRPr="5481362D">
                    <w:rPr>
                      <w:rFonts w:ascii="Calibri Light" w:hAnsi="Calibri Light" w:cstheme="minorBidi"/>
                      <w:noProof/>
                      <w:sz w:val="20"/>
                      <w:szCs w:val="20"/>
                    </w:rPr>
                    <w:t>lack of clarity and strong arguments</w:t>
                  </w:r>
                  <w:r w:rsidR="0B228393" w:rsidRPr="5481362D">
                    <w:rPr>
                      <w:rFonts w:ascii="Calibri Light" w:hAnsi="Calibri Light" w:cstheme="minorBidi"/>
                      <w:noProof/>
                      <w:spacing w:val="3"/>
                      <w:sz w:val="20"/>
                      <w:szCs w:val="20"/>
                    </w:rPr>
                    <w:t xml:space="preserve">. </w:t>
                  </w:r>
                  <w:r w:rsidRPr="5481362D">
                    <w:rPr>
                      <w:rFonts w:ascii="Calibri Light" w:hAnsi="Calibri Light" w:cstheme="minorBidi"/>
                      <w:b/>
                      <w:bCs/>
                      <w:noProof/>
                      <w:sz w:val="20"/>
                      <w:szCs w:val="20"/>
                      <w:u w:val="single"/>
                    </w:rPr>
                    <w:t>0-0.5</w:t>
                  </w:r>
                  <w:r w:rsidRPr="5481362D">
                    <w:rPr>
                      <w:rFonts w:ascii="Calibri Light" w:hAnsi="Calibri Light" w:cstheme="minorBidi"/>
                      <w:b/>
                      <w:bCs/>
                      <w:noProof/>
                      <w:spacing w:val="2"/>
                      <w:sz w:val="20"/>
                      <w:szCs w:val="20"/>
                      <w:u w:val="single"/>
                    </w:rPr>
                    <w:t xml:space="preserve"> </w:t>
                  </w:r>
                  <w:r w:rsidRPr="5481362D">
                    <w:rPr>
                      <w:rFonts w:ascii="Calibri Light" w:hAnsi="Calibri Light" w:cstheme="minorBidi"/>
                      <w:b/>
                      <w:bCs/>
                      <w:noProof/>
                      <w:sz w:val="20"/>
                      <w:szCs w:val="20"/>
                      <w:u w:val="single"/>
                    </w:rPr>
                    <w:t>points.</w:t>
                  </w:r>
                </w:p>
                <w:p w14:paraId="5192E6C8" w14:textId="77777777" w:rsidR="00DD19CC" w:rsidRPr="00FE08B1" w:rsidRDefault="00DD19CC" w:rsidP="007F0688">
                  <w:pPr>
                    <w:pStyle w:val="TableParagraph"/>
                    <w:tabs>
                      <w:tab w:val="left" w:pos="185"/>
                    </w:tabs>
                    <w:spacing w:before="1" w:line="237" w:lineRule="auto"/>
                    <w:ind w:left="246" w:right="62"/>
                    <w:jc w:val="both"/>
                    <w:rPr>
                      <w:rFonts w:ascii="Calibri Light" w:hAnsi="Calibri Light" w:cstheme="minorHAnsi"/>
                      <w:noProof/>
                      <w:sz w:val="20"/>
                    </w:rPr>
                  </w:pPr>
                </w:p>
                <w:p w14:paraId="2880CAAB" w14:textId="559A8791" w:rsidR="00DD19CC" w:rsidRPr="00FE08B1" w:rsidRDefault="00CA2D09" w:rsidP="007F0688">
                  <w:pPr>
                    <w:pStyle w:val="TableParagraph"/>
                    <w:tabs>
                      <w:tab w:val="left" w:pos="185"/>
                    </w:tabs>
                    <w:spacing w:line="237" w:lineRule="auto"/>
                    <w:ind w:left="5" w:right="62"/>
                    <w:jc w:val="both"/>
                    <w:rPr>
                      <w:rFonts w:ascii="Calibri Light" w:hAnsi="Calibri Light" w:cstheme="minorHAnsi"/>
                      <w:b/>
                      <w:noProof/>
                      <w:sz w:val="24"/>
                      <w:szCs w:val="24"/>
                      <w:u w:val="single"/>
                    </w:rPr>
                  </w:pPr>
                  <w:r w:rsidRPr="007F0688">
                    <w:rPr>
                      <w:rFonts w:ascii="Calibri Light" w:hAnsi="Calibri Light" w:cstheme="minorHAnsi"/>
                      <w:b/>
                      <w:noProof/>
                      <w:u w:val="single"/>
                    </w:rPr>
                    <w:t>Only presented team members will be assessed</w:t>
                  </w:r>
                </w:p>
              </w:tc>
            </w:tr>
            <w:tr w:rsidR="00CA2D09" w:rsidRPr="00FE08B1" w14:paraId="2610FB43" w14:textId="77777777" w:rsidTr="007F0688">
              <w:trPr>
                <w:trHeight w:val="1167"/>
              </w:trPr>
              <w:tc>
                <w:tcPr>
                  <w:tcW w:w="1407" w:type="dxa"/>
                  <w:shd w:val="clear" w:color="auto" w:fill="FFFFFF" w:themeFill="background1"/>
                  <w:vAlign w:val="center"/>
                </w:tcPr>
                <w:p w14:paraId="6B79322A" w14:textId="65DE4F51" w:rsidR="00CA2D09" w:rsidRPr="00FE08B1" w:rsidRDefault="00DD19CC" w:rsidP="00E20A6C">
                  <w:pPr>
                    <w:pStyle w:val="TableParagraph"/>
                    <w:tabs>
                      <w:tab w:val="left" w:pos="223"/>
                      <w:tab w:val="left" w:pos="313"/>
                    </w:tabs>
                    <w:ind w:right="93"/>
                    <w:rPr>
                      <w:rFonts w:ascii="Calibri Light" w:hAnsi="Calibri Light" w:cstheme="minorHAnsi"/>
                      <w:b/>
                      <w:noProof/>
                      <w:sz w:val="20"/>
                      <w:highlight w:val="yellow"/>
                    </w:rPr>
                  </w:pPr>
                  <w:r w:rsidRPr="00FE08B1">
                    <w:rPr>
                      <w:rFonts w:ascii="Calibri Light" w:hAnsi="Calibri Light" w:cstheme="minorHAnsi"/>
                      <w:b/>
                      <w:noProof/>
                      <w:sz w:val="20"/>
                    </w:rPr>
                    <w:lastRenderedPageBreak/>
                    <w:t xml:space="preserve">Final </w:t>
                  </w:r>
                  <w:r w:rsidR="00CA2D09" w:rsidRPr="00FE08B1">
                    <w:rPr>
                      <w:rFonts w:ascii="Calibri Light" w:hAnsi="Calibri Light" w:cstheme="minorHAnsi"/>
                      <w:b/>
                      <w:noProof/>
                      <w:sz w:val="20"/>
                    </w:rPr>
                    <w:t>Presentation</w:t>
                  </w:r>
                </w:p>
              </w:tc>
              <w:tc>
                <w:tcPr>
                  <w:tcW w:w="6741" w:type="dxa"/>
                  <w:shd w:val="clear" w:color="auto" w:fill="FFFFFF" w:themeFill="background1"/>
                </w:tcPr>
                <w:p w14:paraId="267FEBF9" w14:textId="27A3B217" w:rsidR="00664CD1" w:rsidRPr="00FE08B1" w:rsidRDefault="607A554E" w:rsidP="007F0688">
                  <w:pPr>
                    <w:pStyle w:val="TableParagraph"/>
                    <w:shd w:val="clear" w:color="auto" w:fill="DBE5F1" w:themeFill="accent1" w:themeFillTint="33"/>
                    <w:tabs>
                      <w:tab w:val="left" w:pos="156"/>
                      <w:tab w:val="left" w:pos="185"/>
                      <w:tab w:val="left" w:pos="426"/>
                    </w:tabs>
                    <w:spacing w:line="266" w:lineRule="exact"/>
                    <w:ind w:left="156" w:right="62" w:hanging="156"/>
                    <w:jc w:val="both"/>
                    <w:rPr>
                      <w:rFonts w:ascii="Calibri Light" w:hAnsi="Calibri Light" w:cstheme="minorBidi"/>
                      <w:b/>
                      <w:bCs/>
                      <w:noProof/>
                      <w:sz w:val="20"/>
                      <w:szCs w:val="20"/>
                    </w:rPr>
                  </w:pPr>
                  <w:r w:rsidRPr="5481362D">
                    <w:rPr>
                      <w:rFonts w:ascii="Calibri Light" w:hAnsi="Calibri Light" w:cstheme="minorBidi"/>
                      <w:b/>
                      <w:bCs/>
                      <w:noProof/>
                      <w:sz w:val="20"/>
                      <w:szCs w:val="20"/>
                    </w:rPr>
                    <w:t>CONTENT</w:t>
                  </w:r>
                  <w:r w:rsidRPr="5481362D">
                    <w:rPr>
                      <w:rFonts w:ascii="Calibri Light" w:hAnsi="Calibri Light" w:cstheme="minorBidi"/>
                      <w:b/>
                      <w:bCs/>
                      <w:noProof/>
                      <w:spacing w:val="2"/>
                      <w:sz w:val="20"/>
                      <w:szCs w:val="20"/>
                    </w:rPr>
                    <w:t xml:space="preserve"> </w:t>
                  </w:r>
                  <w:r w:rsidRPr="5481362D">
                    <w:rPr>
                      <w:rFonts w:ascii="Calibri Light" w:hAnsi="Calibri Light" w:cstheme="minorBidi"/>
                      <w:b/>
                      <w:bCs/>
                      <w:noProof/>
                      <w:sz w:val="20"/>
                      <w:szCs w:val="20"/>
                    </w:rPr>
                    <w:t>–</w:t>
                  </w:r>
                  <w:r w:rsidRPr="5481362D">
                    <w:rPr>
                      <w:rFonts w:ascii="Calibri Light" w:hAnsi="Calibri Light" w:cstheme="minorBidi"/>
                      <w:b/>
                      <w:bCs/>
                      <w:noProof/>
                      <w:spacing w:val="-1"/>
                      <w:sz w:val="20"/>
                      <w:szCs w:val="20"/>
                    </w:rPr>
                    <w:t xml:space="preserve"> </w:t>
                  </w:r>
                  <w:r w:rsidR="00D44A46">
                    <w:rPr>
                      <w:rFonts w:ascii="Calibri Light" w:hAnsi="Calibri Light" w:cstheme="minorBidi"/>
                      <w:b/>
                      <w:bCs/>
                      <w:noProof/>
                      <w:spacing w:val="-1"/>
                      <w:sz w:val="20"/>
                      <w:szCs w:val="20"/>
                    </w:rPr>
                    <w:t>5</w:t>
                  </w:r>
                  <w:r w:rsidRPr="5481362D">
                    <w:rPr>
                      <w:rFonts w:ascii="Calibri Light" w:hAnsi="Calibri Light" w:cstheme="minorBidi"/>
                      <w:b/>
                      <w:bCs/>
                      <w:noProof/>
                      <w:sz w:val="20"/>
                      <w:szCs w:val="20"/>
                    </w:rPr>
                    <w:t xml:space="preserve"> POINTS MAX</w:t>
                  </w:r>
                </w:p>
                <w:p w14:paraId="1EEDE883" w14:textId="4B8C5740" w:rsidR="00664CD1" w:rsidRPr="00FE08B1" w:rsidRDefault="00F261E2" w:rsidP="007F0688">
                  <w:pPr>
                    <w:pStyle w:val="TableParagraph"/>
                    <w:numPr>
                      <w:ilvl w:val="0"/>
                      <w:numId w:val="11"/>
                    </w:numPr>
                    <w:tabs>
                      <w:tab w:val="left" w:pos="185"/>
                    </w:tabs>
                    <w:spacing w:line="237" w:lineRule="auto"/>
                    <w:ind w:left="246" w:right="62" w:hanging="246"/>
                    <w:jc w:val="both"/>
                    <w:rPr>
                      <w:rFonts w:ascii="Calibri Light" w:hAnsi="Calibri Light" w:cstheme="minorHAnsi"/>
                      <w:noProof/>
                      <w:sz w:val="20"/>
                    </w:rPr>
                  </w:pPr>
                  <w:r w:rsidRPr="00FE08B1">
                    <w:rPr>
                      <w:rFonts w:ascii="Calibri Light" w:hAnsi="Calibri Light" w:cstheme="minorHAnsi"/>
                      <w:noProof/>
                      <w:sz w:val="20"/>
                    </w:rPr>
                    <w:t>M</w:t>
                  </w:r>
                  <w:r w:rsidR="00664CD1" w:rsidRPr="00FE08B1">
                    <w:rPr>
                      <w:rFonts w:ascii="Calibri Light" w:hAnsi="Calibri Light" w:cstheme="minorHAnsi"/>
                      <w:noProof/>
                      <w:sz w:val="20"/>
                    </w:rPr>
                    <w:t>aterial and topics presented are linked with the written report guideline requirement; content is complete</w:t>
                  </w:r>
                  <w:r w:rsidR="00DD19CC" w:rsidRPr="00FE08B1">
                    <w:rPr>
                      <w:rFonts w:ascii="Calibri Light" w:hAnsi="Calibri Light" w:cstheme="minorHAnsi"/>
                      <w:noProof/>
                      <w:sz w:val="20"/>
                    </w:rPr>
                    <w:t>, correct and</w:t>
                  </w:r>
                  <w:r w:rsidR="00664CD1" w:rsidRPr="00FE08B1">
                    <w:rPr>
                      <w:rFonts w:ascii="Calibri Light" w:hAnsi="Calibri Light" w:cstheme="minorHAnsi"/>
                      <w:noProof/>
                      <w:sz w:val="20"/>
                    </w:rPr>
                    <w:t xml:space="preserve"> contains all essential information</w:t>
                  </w:r>
                  <w:r w:rsidRPr="00FE08B1">
                    <w:rPr>
                      <w:rFonts w:ascii="Calibri Light" w:hAnsi="Calibri Light" w:cstheme="minorHAnsi"/>
                      <w:noProof/>
                      <w:sz w:val="20"/>
                    </w:rPr>
                    <w:t xml:space="preserve">. </w:t>
                  </w:r>
                  <w:r w:rsidR="00D44A46" w:rsidRPr="00D44A46">
                    <w:rPr>
                      <w:rFonts w:ascii="Calibri Light" w:hAnsi="Calibri Light" w:cstheme="minorHAnsi"/>
                      <w:b/>
                      <w:bCs/>
                      <w:noProof/>
                      <w:sz w:val="20"/>
                      <w:u w:val="single"/>
                    </w:rPr>
                    <w:t>2.5</w:t>
                  </w:r>
                  <w:r w:rsidR="00664CD1" w:rsidRPr="00D44A46">
                    <w:rPr>
                      <w:rFonts w:ascii="Calibri Light" w:hAnsi="Calibri Light" w:cstheme="minorHAnsi"/>
                      <w:b/>
                      <w:bCs/>
                      <w:noProof/>
                      <w:sz w:val="20"/>
                      <w:u w:val="single"/>
                    </w:rPr>
                    <w:t xml:space="preserve">- </w:t>
                  </w:r>
                  <w:r w:rsidR="00D44A46" w:rsidRPr="00D44A46">
                    <w:rPr>
                      <w:rFonts w:ascii="Calibri Light" w:hAnsi="Calibri Light" w:cstheme="minorHAnsi"/>
                      <w:b/>
                      <w:bCs/>
                      <w:noProof/>
                      <w:sz w:val="20"/>
                      <w:u w:val="single"/>
                    </w:rPr>
                    <w:t>5</w:t>
                  </w:r>
                  <w:r w:rsidR="00664CD1" w:rsidRPr="00D44A46">
                    <w:rPr>
                      <w:rFonts w:ascii="Calibri Light" w:hAnsi="Calibri Light" w:cstheme="minorHAnsi"/>
                      <w:b/>
                      <w:bCs/>
                      <w:noProof/>
                      <w:sz w:val="20"/>
                      <w:u w:val="single"/>
                    </w:rPr>
                    <w:t xml:space="preserve"> points.</w:t>
                  </w:r>
                </w:p>
                <w:p w14:paraId="38D99426" w14:textId="093F1A2F" w:rsidR="005C415E" w:rsidRPr="00FE08B1" w:rsidRDefault="004D787D" w:rsidP="007F0688">
                  <w:pPr>
                    <w:pStyle w:val="TableParagraph"/>
                    <w:numPr>
                      <w:ilvl w:val="0"/>
                      <w:numId w:val="11"/>
                    </w:numPr>
                    <w:tabs>
                      <w:tab w:val="left" w:pos="185"/>
                    </w:tabs>
                    <w:spacing w:line="237" w:lineRule="auto"/>
                    <w:ind w:left="246" w:right="62" w:hanging="246"/>
                    <w:jc w:val="both"/>
                    <w:rPr>
                      <w:rFonts w:ascii="Calibri Light" w:hAnsi="Calibri Light" w:cstheme="minorHAnsi"/>
                      <w:noProof/>
                      <w:sz w:val="20"/>
                    </w:rPr>
                  </w:pPr>
                  <w:r w:rsidRPr="00FE08B1">
                    <w:rPr>
                      <w:rFonts w:ascii="Calibri Light" w:hAnsi="Calibri Light" w:cstheme="minorHAnsi"/>
                      <w:noProof/>
                      <w:sz w:val="20"/>
                      <w:lang w:val="ka-GE"/>
                    </w:rPr>
                    <w:t xml:space="preserve"> </w:t>
                  </w:r>
                  <w:r w:rsidR="00F261E2" w:rsidRPr="00FE08B1">
                    <w:rPr>
                      <w:rFonts w:ascii="Calibri Light" w:hAnsi="Calibri Light" w:cstheme="minorHAnsi"/>
                      <w:noProof/>
                      <w:sz w:val="20"/>
                    </w:rPr>
                    <w:t>T</w:t>
                  </w:r>
                  <w:r w:rsidR="00664CD1" w:rsidRPr="00FE08B1">
                    <w:rPr>
                      <w:rFonts w:ascii="Calibri Light" w:hAnsi="Calibri Light" w:cstheme="minorHAnsi"/>
                      <w:noProof/>
                      <w:sz w:val="20"/>
                    </w:rPr>
                    <w:t>here is little or almost no link between the material and topics presented an</w:t>
                  </w:r>
                  <w:r w:rsidR="00DD19CC" w:rsidRPr="00FE08B1">
                    <w:rPr>
                      <w:rFonts w:ascii="Calibri Light" w:hAnsi="Calibri Light" w:cstheme="minorHAnsi"/>
                      <w:noProof/>
                      <w:sz w:val="20"/>
                    </w:rPr>
                    <w:t xml:space="preserve">d </w:t>
                  </w:r>
                  <w:r w:rsidR="00664CD1" w:rsidRPr="00FE08B1">
                    <w:rPr>
                      <w:rFonts w:ascii="Calibri Light" w:hAnsi="Calibri Light" w:cstheme="minorHAnsi"/>
                      <w:noProof/>
                      <w:sz w:val="20"/>
                    </w:rPr>
                    <w:t>requirements; content isn’t complete</w:t>
                  </w:r>
                  <w:r w:rsidR="00DD19CC" w:rsidRPr="00FE08B1">
                    <w:rPr>
                      <w:rFonts w:ascii="Calibri Light" w:hAnsi="Calibri Light" w:cstheme="minorHAnsi"/>
                      <w:noProof/>
                      <w:sz w:val="20"/>
                    </w:rPr>
                    <w:t>, correct</w:t>
                  </w:r>
                  <w:r w:rsidR="00664CD1" w:rsidRPr="00FE08B1">
                    <w:rPr>
                      <w:rFonts w:ascii="Calibri Light" w:hAnsi="Calibri Light" w:cstheme="minorHAnsi"/>
                      <w:noProof/>
                      <w:sz w:val="20"/>
                    </w:rPr>
                    <w:t xml:space="preserve"> and doesn’t include essential information</w:t>
                  </w:r>
                  <w:r w:rsidR="00F261E2" w:rsidRPr="00FE08B1">
                    <w:rPr>
                      <w:rFonts w:ascii="Calibri Light" w:hAnsi="Calibri Light" w:cstheme="minorHAnsi"/>
                      <w:noProof/>
                      <w:sz w:val="20"/>
                    </w:rPr>
                    <w:t xml:space="preserve">. </w:t>
                  </w:r>
                  <w:r w:rsidR="00664CD1" w:rsidRPr="00FE08B1">
                    <w:rPr>
                      <w:rFonts w:ascii="Calibri Light" w:hAnsi="Calibri Light" w:cstheme="minorHAnsi"/>
                      <w:b/>
                      <w:bCs/>
                      <w:noProof/>
                      <w:sz w:val="20"/>
                      <w:u w:val="single"/>
                    </w:rPr>
                    <w:t>0-</w:t>
                  </w:r>
                  <w:r w:rsidR="00D44A46">
                    <w:rPr>
                      <w:rFonts w:ascii="Calibri Light" w:hAnsi="Calibri Light" w:cstheme="minorHAnsi"/>
                      <w:b/>
                      <w:bCs/>
                      <w:noProof/>
                      <w:sz w:val="20"/>
                      <w:u w:val="single"/>
                    </w:rPr>
                    <w:t>2.5</w:t>
                  </w:r>
                  <w:r w:rsidR="00664CD1" w:rsidRPr="00FE08B1">
                    <w:rPr>
                      <w:rFonts w:ascii="Calibri Light" w:hAnsi="Calibri Light" w:cstheme="minorHAnsi"/>
                      <w:b/>
                      <w:bCs/>
                      <w:noProof/>
                      <w:sz w:val="20"/>
                      <w:u w:val="single"/>
                    </w:rPr>
                    <w:t xml:space="preserve"> point</w:t>
                  </w:r>
                  <w:r w:rsidR="00F261E2" w:rsidRPr="00FE08B1">
                    <w:rPr>
                      <w:rFonts w:ascii="Calibri Light" w:hAnsi="Calibri Light" w:cstheme="minorHAnsi"/>
                      <w:b/>
                      <w:bCs/>
                      <w:noProof/>
                      <w:sz w:val="20"/>
                      <w:u w:val="single"/>
                    </w:rPr>
                    <w:t>s</w:t>
                  </w:r>
                  <w:r w:rsidR="00664CD1" w:rsidRPr="00FE08B1">
                    <w:rPr>
                      <w:rFonts w:ascii="Calibri Light" w:hAnsi="Calibri Light" w:cstheme="minorHAnsi"/>
                      <w:b/>
                      <w:bCs/>
                      <w:noProof/>
                      <w:sz w:val="20"/>
                      <w:u w:val="single"/>
                    </w:rPr>
                    <w:t>.</w:t>
                  </w:r>
                </w:p>
                <w:p w14:paraId="41CD2B9B" w14:textId="1EA3F99B" w:rsidR="00F50C5D" w:rsidRPr="00FE08B1" w:rsidRDefault="56D87753" w:rsidP="007F0688">
                  <w:pPr>
                    <w:pStyle w:val="TableParagraph"/>
                    <w:shd w:val="clear" w:color="auto" w:fill="DBE5F1" w:themeFill="accent1" w:themeFillTint="33"/>
                    <w:tabs>
                      <w:tab w:val="left" w:pos="95"/>
                      <w:tab w:val="left" w:pos="185"/>
                      <w:tab w:val="left" w:pos="271"/>
                    </w:tabs>
                    <w:ind w:left="5" w:right="62"/>
                    <w:rPr>
                      <w:rFonts w:ascii="Calibri Light" w:hAnsi="Calibri Light" w:cstheme="minorBidi"/>
                      <w:b/>
                      <w:bCs/>
                      <w:noProof/>
                      <w:sz w:val="20"/>
                      <w:szCs w:val="20"/>
                    </w:rPr>
                  </w:pPr>
                  <w:r w:rsidRPr="5481362D">
                    <w:rPr>
                      <w:rFonts w:ascii="Calibri Light" w:hAnsi="Calibri Light" w:cstheme="minorBidi"/>
                      <w:b/>
                      <w:bCs/>
                      <w:noProof/>
                      <w:sz w:val="20"/>
                      <w:szCs w:val="20"/>
                    </w:rPr>
                    <w:t>USED INFORMATION, MATERIAL</w:t>
                  </w:r>
                  <w:r w:rsidRPr="5481362D">
                    <w:rPr>
                      <w:rFonts w:ascii="Calibri Light" w:hAnsi="Calibri Light" w:cstheme="minorBidi"/>
                      <w:b/>
                      <w:bCs/>
                      <w:noProof/>
                      <w:spacing w:val="-4"/>
                      <w:sz w:val="20"/>
                      <w:szCs w:val="20"/>
                    </w:rPr>
                    <w:t xml:space="preserve"> </w:t>
                  </w:r>
                  <w:r w:rsidRPr="5481362D">
                    <w:rPr>
                      <w:rFonts w:ascii="Calibri Light" w:hAnsi="Calibri Light" w:cstheme="minorBidi"/>
                      <w:b/>
                      <w:bCs/>
                      <w:noProof/>
                      <w:sz w:val="20"/>
                      <w:szCs w:val="20"/>
                    </w:rPr>
                    <w:t xml:space="preserve">AND DATA </w:t>
                  </w:r>
                  <w:r w:rsidR="67EDD63D" w:rsidRPr="5481362D">
                    <w:rPr>
                      <w:rFonts w:ascii="Calibri Light" w:hAnsi="Calibri Light" w:cstheme="minorBidi"/>
                      <w:b/>
                      <w:bCs/>
                      <w:noProof/>
                      <w:sz w:val="20"/>
                      <w:szCs w:val="20"/>
                    </w:rPr>
                    <w:t>–</w:t>
                  </w:r>
                  <w:r w:rsidR="67EDD63D" w:rsidRPr="5481362D">
                    <w:rPr>
                      <w:rFonts w:ascii="Calibri Light" w:hAnsi="Calibri Light" w:cstheme="minorBidi"/>
                      <w:b/>
                      <w:bCs/>
                      <w:noProof/>
                      <w:spacing w:val="-2"/>
                      <w:sz w:val="20"/>
                      <w:szCs w:val="20"/>
                    </w:rPr>
                    <w:t xml:space="preserve"> </w:t>
                  </w:r>
                  <w:r w:rsidR="00D44A46">
                    <w:rPr>
                      <w:rFonts w:ascii="Calibri Light" w:hAnsi="Calibri Light" w:cstheme="minorBidi"/>
                      <w:b/>
                      <w:bCs/>
                      <w:noProof/>
                      <w:spacing w:val="-2"/>
                      <w:sz w:val="20"/>
                      <w:szCs w:val="20"/>
                    </w:rPr>
                    <w:t>5</w:t>
                  </w:r>
                  <w:r w:rsidR="67EDD63D" w:rsidRPr="5481362D">
                    <w:rPr>
                      <w:rFonts w:ascii="Calibri Light" w:hAnsi="Calibri Light" w:cstheme="minorBidi"/>
                      <w:b/>
                      <w:bCs/>
                      <w:noProof/>
                      <w:spacing w:val="-1"/>
                      <w:sz w:val="20"/>
                      <w:szCs w:val="20"/>
                    </w:rPr>
                    <w:t xml:space="preserve"> </w:t>
                  </w:r>
                  <w:r w:rsidR="67EDD63D" w:rsidRPr="5481362D">
                    <w:rPr>
                      <w:rFonts w:ascii="Calibri Light" w:hAnsi="Calibri Light" w:cstheme="minorBidi"/>
                      <w:b/>
                      <w:bCs/>
                      <w:noProof/>
                      <w:sz w:val="20"/>
                      <w:szCs w:val="20"/>
                    </w:rPr>
                    <w:t>POINTS</w:t>
                  </w:r>
                  <w:r w:rsidR="67EDD63D" w:rsidRPr="5481362D">
                    <w:rPr>
                      <w:rFonts w:ascii="Calibri Light" w:hAnsi="Calibri Light" w:cstheme="minorBidi"/>
                      <w:b/>
                      <w:bCs/>
                      <w:noProof/>
                      <w:spacing w:val="-2"/>
                      <w:sz w:val="20"/>
                      <w:szCs w:val="20"/>
                    </w:rPr>
                    <w:t xml:space="preserve"> </w:t>
                  </w:r>
                  <w:r w:rsidR="67EDD63D" w:rsidRPr="5481362D">
                    <w:rPr>
                      <w:rFonts w:ascii="Calibri Light" w:hAnsi="Calibri Light" w:cstheme="minorBidi"/>
                      <w:b/>
                      <w:bCs/>
                      <w:noProof/>
                      <w:sz w:val="20"/>
                      <w:szCs w:val="20"/>
                    </w:rPr>
                    <w:t>MAX</w:t>
                  </w:r>
                </w:p>
                <w:p w14:paraId="65E7E57A" w14:textId="590DF350" w:rsidR="00F50C5D" w:rsidRPr="00FE08B1" w:rsidRDefault="4A3A38EF" w:rsidP="007F0688">
                  <w:pPr>
                    <w:pStyle w:val="TableParagraph"/>
                    <w:numPr>
                      <w:ilvl w:val="0"/>
                      <w:numId w:val="17"/>
                    </w:numPr>
                    <w:tabs>
                      <w:tab w:val="left" w:pos="95"/>
                      <w:tab w:val="left" w:pos="185"/>
                      <w:tab w:val="left" w:pos="271"/>
                    </w:tabs>
                    <w:spacing w:before="1"/>
                    <w:ind w:right="62"/>
                    <w:jc w:val="both"/>
                    <w:rPr>
                      <w:rFonts w:ascii="Calibri Light" w:hAnsi="Calibri Light" w:cstheme="minorBidi"/>
                      <w:noProof/>
                      <w:sz w:val="20"/>
                      <w:szCs w:val="20"/>
                    </w:rPr>
                  </w:pPr>
                  <w:r w:rsidRPr="5481362D">
                    <w:rPr>
                      <w:rFonts w:ascii="Calibri Light" w:hAnsi="Calibri Light" w:cstheme="minorBidi"/>
                      <w:noProof/>
                      <w:sz w:val="20"/>
                      <w:szCs w:val="20"/>
                    </w:rPr>
                    <w:t>D</w:t>
                  </w:r>
                  <w:r w:rsidR="67EDD63D" w:rsidRPr="5481362D">
                    <w:rPr>
                      <w:rFonts w:ascii="Calibri Light" w:hAnsi="Calibri Light" w:cstheme="minorBidi"/>
                      <w:noProof/>
                      <w:sz w:val="20"/>
                      <w:szCs w:val="20"/>
                    </w:rPr>
                    <w:t>ata</w:t>
                  </w:r>
                  <w:r w:rsidRPr="5481362D">
                    <w:rPr>
                      <w:rFonts w:ascii="Calibri Light" w:hAnsi="Calibri Light" w:cstheme="minorBidi"/>
                      <w:noProof/>
                      <w:spacing w:val="2"/>
                      <w:sz w:val="20"/>
                      <w:szCs w:val="20"/>
                    </w:rPr>
                    <w:t xml:space="preserve">, information and </w:t>
                  </w:r>
                  <w:r w:rsidR="67EDD63D" w:rsidRPr="5481362D">
                    <w:rPr>
                      <w:rFonts w:ascii="Calibri Light" w:hAnsi="Calibri Light" w:cstheme="minorBidi"/>
                      <w:noProof/>
                      <w:sz w:val="20"/>
                      <w:szCs w:val="20"/>
                    </w:rPr>
                    <w:t>literature</w:t>
                  </w:r>
                  <w:r w:rsidR="67EDD63D" w:rsidRPr="5481362D">
                    <w:rPr>
                      <w:rFonts w:ascii="Calibri Light" w:hAnsi="Calibri Light" w:cstheme="minorBidi"/>
                      <w:noProof/>
                      <w:spacing w:val="2"/>
                      <w:sz w:val="20"/>
                      <w:szCs w:val="20"/>
                    </w:rPr>
                    <w:t xml:space="preserve"> </w:t>
                  </w:r>
                  <w:r w:rsidR="67EDD63D" w:rsidRPr="5481362D">
                    <w:rPr>
                      <w:rFonts w:ascii="Calibri Light" w:hAnsi="Calibri Light" w:cstheme="minorBidi"/>
                      <w:noProof/>
                      <w:sz w:val="20"/>
                      <w:szCs w:val="20"/>
                    </w:rPr>
                    <w:t>used</w:t>
                  </w:r>
                  <w:r w:rsidR="67EDD63D" w:rsidRPr="5481362D">
                    <w:rPr>
                      <w:rFonts w:ascii="Calibri Light" w:hAnsi="Calibri Light" w:cstheme="minorBidi"/>
                      <w:noProof/>
                      <w:spacing w:val="2"/>
                      <w:sz w:val="20"/>
                      <w:szCs w:val="20"/>
                    </w:rPr>
                    <w:t xml:space="preserve"> </w:t>
                  </w:r>
                  <w:r w:rsidR="67EDD63D" w:rsidRPr="5481362D">
                    <w:rPr>
                      <w:rFonts w:ascii="Calibri Light" w:hAnsi="Calibri Light" w:cstheme="minorBidi"/>
                      <w:noProof/>
                      <w:sz w:val="20"/>
                      <w:szCs w:val="20"/>
                    </w:rPr>
                    <w:t>are</w:t>
                  </w:r>
                  <w:r w:rsidR="67EDD63D" w:rsidRPr="5481362D">
                    <w:rPr>
                      <w:rFonts w:ascii="Calibri Light" w:hAnsi="Calibri Light" w:cstheme="minorBidi"/>
                      <w:noProof/>
                      <w:spacing w:val="2"/>
                      <w:sz w:val="20"/>
                      <w:szCs w:val="20"/>
                    </w:rPr>
                    <w:t xml:space="preserve"> </w:t>
                  </w:r>
                  <w:r w:rsidRPr="5481362D">
                    <w:rPr>
                      <w:rFonts w:ascii="Calibri Light" w:hAnsi="Calibri Light" w:cstheme="minorBidi"/>
                      <w:noProof/>
                      <w:spacing w:val="2"/>
                      <w:sz w:val="20"/>
                      <w:szCs w:val="20"/>
                    </w:rPr>
                    <w:t xml:space="preserve">relevant, </w:t>
                  </w:r>
                  <w:r w:rsidR="67EDD63D" w:rsidRPr="5481362D">
                    <w:rPr>
                      <w:rFonts w:ascii="Calibri Light" w:hAnsi="Calibri Light" w:cstheme="minorBidi"/>
                      <w:noProof/>
                      <w:sz w:val="20"/>
                      <w:szCs w:val="20"/>
                    </w:rPr>
                    <w:t>current,</w:t>
                  </w:r>
                  <w:r w:rsidR="67EDD63D" w:rsidRPr="5481362D">
                    <w:rPr>
                      <w:rFonts w:ascii="Calibri Light" w:hAnsi="Calibri Light" w:cstheme="minorBidi"/>
                      <w:noProof/>
                      <w:spacing w:val="3"/>
                      <w:sz w:val="20"/>
                      <w:szCs w:val="20"/>
                    </w:rPr>
                    <w:t xml:space="preserve"> </w:t>
                  </w:r>
                  <w:r w:rsidR="67EDD63D" w:rsidRPr="5481362D">
                    <w:rPr>
                      <w:rFonts w:ascii="Calibri Light" w:hAnsi="Calibri Light" w:cstheme="minorBidi"/>
                      <w:noProof/>
                      <w:sz w:val="20"/>
                      <w:szCs w:val="20"/>
                    </w:rPr>
                    <w:t>updated,</w:t>
                  </w:r>
                  <w:r w:rsidR="67EDD63D" w:rsidRPr="5481362D">
                    <w:rPr>
                      <w:rFonts w:ascii="Calibri Light" w:hAnsi="Calibri Light" w:cstheme="minorBidi"/>
                      <w:noProof/>
                      <w:spacing w:val="2"/>
                      <w:sz w:val="20"/>
                      <w:szCs w:val="20"/>
                    </w:rPr>
                    <w:t xml:space="preserve"> </w:t>
                  </w:r>
                  <w:r w:rsidR="67EDD63D" w:rsidRPr="5481362D">
                    <w:rPr>
                      <w:rFonts w:ascii="Calibri Light" w:hAnsi="Calibri Light" w:cstheme="minorBidi"/>
                      <w:noProof/>
                      <w:sz w:val="20"/>
                      <w:szCs w:val="20"/>
                    </w:rPr>
                    <w:t>adequate</w:t>
                  </w:r>
                  <w:r w:rsidR="67EDD63D" w:rsidRPr="5481362D">
                    <w:rPr>
                      <w:rFonts w:ascii="Calibri Light" w:hAnsi="Calibri Light" w:cstheme="minorBidi"/>
                      <w:noProof/>
                      <w:spacing w:val="3"/>
                      <w:sz w:val="20"/>
                      <w:szCs w:val="20"/>
                    </w:rPr>
                    <w:t xml:space="preserve"> </w:t>
                  </w:r>
                  <w:r w:rsidR="67EDD63D" w:rsidRPr="5481362D">
                    <w:rPr>
                      <w:rFonts w:ascii="Calibri Light" w:hAnsi="Calibri Light" w:cstheme="minorBidi"/>
                      <w:noProof/>
                      <w:sz w:val="20"/>
                      <w:szCs w:val="20"/>
                    </w:rPr>
                    <w:t>and</w:t>
                  </w:r>
                  <w:r w:rsidR="67EDD63D" w:rsidRPr="5481362D">
                    <w:rPr>
                      <w:rFonts w:ascii="Calibri Light" w:hAnsi="Calibri Light" w:cstheme="minorBidi"/>
                      <w:noProof/>
                      <w:spacing w:val="3"/>
                      <w:sz w:val="20"/>
                      <w:szCs w:val="20"/>
                    </w:rPr>
                    <w:t xml:space="preserve"> </w:t>
                  </w:r>
                  <w:r w:rsidR="67EDD63D" w:rsidRPr="5481362D">
                    <w:rPr>
                      <w:rFonts w:ascii="Calibri Light" w:hAnsi="Calibri Light" w:cstheme="minorBidi"/>
                      <w:noProof/>
                      <w:sz w:val="20"/>
                      <w:szCs w:val="20"/>
                    </w:rPr>
                    <w:t>based</w:t>
                  </w:r>
                  <w:r w:rsidR="67EDD63D" w:rsidRPr="5481362D">
                    <w:rPr>
                      <w:rFonts w:ascii="Calibri Light" w:hAnsi="Calibri Light" w:cstheme="minorBidi"/>
                      <w:noProof/>
                      <w:spacing w:val="2"/>
                      <w:sz w:val="20"/>
                      <w:szCs w:val="20"/>
                    </w:rPr>
                    <w:t xml:space="preserve"> </w:t>
                  </w:r>
                  <w:r w:rsidR="67EDD63D" w:rsidRPr="5481362D">
                    <w:rPr>
                      <w:rFonts w:ascii="Calibri Light" w:hAnsi="Calibri Light" w:cstheme="minorBidi"/>
                      <w:noProof/>
                      <w:sz w:val="20"/>
                      <w:szCs w:val="20"/>
                    </w:rPr>
                    <w:t>on</w:t>
                  </w:r>
                  <w:r w:rsidR="67EDD63D" w:rsidRPr="5481362D">
                    <w:rPr>
                      <w:rFonts w:ascii="Calibri Light" w:hAnsi="Calibri Light" w:cstheme="minorBidi"/>
                      <w:noProof/>
                      <w:spacing w:val="2"/>
                      <w:sz w:val="20"/>
                      <w:szCs w:val="20"/>
                    </w:rPr>
                    <w:t xml:space="preserve"> </w:t>
                  </w:r>
                  <w:r w:rsidR="094BE095" w:rsidRPr="5481362D">
                    <w:rPr>
                      <w:rFonts w:ascii="Calibri Light" w:hAnsi="Calibri Light" w:cstheme="minorBidi"/>
                      <w:noProof/>
                      <w:sz w:val="20"/>
                      <w:szCs w:val="20"/>
                    </w:rPr>
                    <w:t>reliable</w:t>
                  </w:r>
                  <w:r w:rsidR="094BE095" w:rsidRPr="5481362D">
                    <w:rPr>
                      <w:rFonts w:ascii="Calibri Light" w:hAnsi="Calibri Light" w:cstheme="minorBidi"/>
                      <w:noProof/>
                      <w:spacing w:val="-47"/>
                      <w:sz w:val="20"/>
                      <w:szCs w:val="20"/>
                    </w:rPr>
                    <w:t xml:space="preserve">   </w:t>
                  </w:r>
                  <w:r w:rsidR="094BE095" w:rsidRPr="5481362D">
                    <w:rPr>
                      <w:rFonts w:ascii="Calibri Light" w:hAnsi="Calibri Light" w:cstheme="minorBidi"/>
                      <w:noProof/>
                      <w:sz w:val="20"/>
                      <w:szCs w:val="20"/>
                    </w:rPr>
                    <w:t xml:space="preserve"> valid sources</w:t>
                  </w:r>
                  <w:r w:rsidR="67EDD63D" w:rsidRPr="5481362D">
                    <w:rPr>
                      <w:rFonts w:ascii="Calibri Light" w:hAnsi="Calibri Light" w:cstheme="minorBidi"/>
                      <w:noProof/>
                      <w:sz w:val="20"/>
                      <w:szCs w:val="20"/>
                    </w:rPr>
                    <w:t>; research is done correc</w:t>
                  </w:r>
                  <w:r w:rsidR="094BE095" w:rsidRPr="5481362D">
                    <w:rPr>
                      <w:rFonts w:ascii="Calibri Light" w:hAnsi="Calibri Light" w:cstheme="minorBidi"/>
                      <w:noProof/>
                      <w:sz w:val="20"/>
                      <w:szCs w:val="20"/>
                    </w:rPr>
                    <w:t>tly</w:t>
                  </w:r>
                  <w:r w:rsidR="27FBE07B" w:rsidRPr="5481362D">
                    <w:rPr>
                      <w:rFonts w:ascii="Calibri Light" w:hAnsi="Calibri Light" w:cstheme="minorBidi"/>
                      <w:noProof/>
                      <w:sz w:val="20"/>
                      <w:szCs w:val="20"/>
                    </w:rPr>
                    <w:t xml:space="preserve">. </w:t>
                  </w:r>
                  <w:r w:rsidR="00D44A46" w:rsidRPr="00D44A46">
                    <w:rPr>
                      <w:rFonts w:ascii="Calibri Light" w:hAnsi="Calibri Light" w:cstheme="minorBidi"/>
                      <w:b/>
                      <w:bCs/>
                      <w:noProof/>
                      <w:sz w:val="20"/>
                      <w:szCs w:val="20"/>
                      <w:u w:val="single"/>
                    </w:rPr>
                    <w:t>2.5</w:t>
                  </w:r>
                  <w:r w:rsidR="67EDD63D" w:rsidRPr="00D44A46">
                    <w:rPr>
                      <w:rFonts w:ascii="Calibri Light" w:hAnsi="Calibri Light" w:cstheme="minorBidi"/>
                      <w:b/>
                      <w:bCs/>
                      <w:noProof/>
                      <w:sz w:val="20"/>
                      <w:szCs w:val="20"/>
                      <w:u w:val="single"/>
                    </w:rPr>
                    <w:t>-</w:t>
                  </w:r>
                  <w:r w:rsidR="00D44A46" w:rsidRPr="00D44A46">
                    <w:rPr>
                      <w:rFonts w:ascii="Calibri Light" w:hAnsi="Calibri Light" w:cstheme="minorBidi"/>
                      <w:b/>
                      <w:bCs/>
                      <w:noProof/>
                      <w:sz w:val="20"/>
                      <w:szCs w:val="20"/>
                      <w:u w:val="single"/>
                    </w:rPr>
                    <w:t>5</w:t>
                  </w:r>
                  <w:r w:rsidR="67EDD63D" w:rsidRPr="00D44A46">
                    <w:rPr>
                      <w:rFonts w:ascii="Calibri Light" w:hAnsi="Calibri Light" w:cstheme="minorBidi"/>
                      <w:b/>
                      <w:bCs/>
                      <w:noProof/>
                      <w:spacing w:val="1"/>
                      <w:sz w:val="20"/>
                      <w:szCs w:val="20"/>
                      <w:u w:val="single"/>
                    </w:rPr>
                    <w:t xml:space="preserve"> </w:t>
                  </w:r>
                  <w:r w:rsidR="67EDD63D" w:rsidRPr="00D44A46">
                    <w:rPr>
                      <w:rFonts w:ascii="Calibri Light" w:hAnsi="Calibri Light" w:cstheme="minorBidi"/>
                      <w:b/>
                      <w:bCs/>
                      <w:noProof/>
                      <w:sz w:val="20"/>
                      <w:szCs w:val="20"/>
                      <w:u w:val="single"/>
                    </w:rPr>
                    <w:t>points</w:t>
                  </w:r>
                  <w:r w:rsidR="27FBE07B" w:rsidRPr="00D44A46">
                    <w:rPr>
                      <w:rFonts w:ascii="Calibri Light" w:hAnsi="Calibri Light" w:cstheme="minorBidi"/>
                      <w:b/>
                      <w:bCs/>
                      <w:noProof/>
                      <w:sz w:val="20"/>
                      <w:szCs w:val="20"/>
                      <w:u w:val="single"/>
                    </w:rPr>
                    <w:t>.</w:t>
                  </w:r>
                </w:p>
                <w:p w14:paraId="2C38614C" w14:textId="5C380CA1" w:rsidR="00F50C5D" w:rsidRPr="00FE08B1" w:rsidRDefault="4A3A38EF" w:rsidP="007F0688">
                  <w:pPr>
                    <w:pStyle w:val="TableParagraph"/>
                    <w:numPr>
                      <w:ilvl w:val="0"/>
                      <w:numId w:val="17"/>
                    </w:numPr>
                    <w:tabs>
                      <w:tab w:val="left" w:pos="95"/>
                      <w:tab w:val="left" w:pos="185"/>
                      <w:tab w:val="left" w:pos="271"/>
                    </w:tabs>
                    <w:spacing w:before="1"/>
                    <w:ind w:right="62"/>
                    <w:jc w:val="both"/>
                    <w:rPr>
                      <w:rFonts w:ascii="Calibri Light" w:hAnsi="Calibri Light" w:cstheme="minorBidi"/>
                      <w:noProof/>
                      <w:sz w:val="20"/>
                      <w:szCs w:val="20"/>
                    </w:rPr>
                  </w:pPr>
                  <w:r w:rsidRPr="5481362D">
                    <w:rPr>
                      <w:rFonts w:ascii="Calibri Light" w:hAnsi="Calibri Light" w:cstheme="minorBidi"/>
                      <w:noProof/>
                      <w:sz w:val="20"/>
                      <w:szCs w:val="20"/>
                    </w:rPr>
                    <w:t>D</w:t>
                  </w:r>
                  <w:r w:rsidR="67EDD63D" w:rsidRPr="5481362D">
                    <w:rPr>
                      <w:rFonts w:ascii="Calibri Light" w:hAnsi="Calibri Light" w:cstheme="minorBidi"/>
                      <w:noProof/>
                      <w:sz w:val="20"/>
                      <w:szCs w:val="20"/>
                    </w:rPr>
                    <w:t>ata</w:t>
                  </w:r>
                  <w:r w:rsidRPr="5481362D">
                    <w:rPr>
                      <w:rFonts w:ascii="Calibri Light" w:hAnsi="Calibri Light" w:cstheme="minorBidi"/>
                      <w:noProof/>
                      <w:sz w:val="20"/>
                      <w:szCs w:val="20"/>
                    </w:rPr>
                    <w:t>, information</w:t>
                  </w:r>
                  <w:r w:rsidR="67EDD63D" w:rsidRPr="5481362D">
                    <w:rPr>
                      <w:rFonts w:ascii="Calibri Light" w:hAnsi="Calibri Light" w:cstheme="minorBidi"/>
                      <w:noProof/>
                      <w:spacing w:val="4"/>
                      <w:sz w:val="20"/>
                      <w:szCs w:val="20"/>
                    </w:rPr>
                    <w:t xml:space="preserve"> </w:t>
                  </w:r>
                  <w:r w:rsidR="67EDD63D" w:rsidRPr="5481362D">
                    <w:rPr>
                      <w:rFonts w:ascii="Calibri Light" w:hAnsi="Calibri Light" w:cstheme="minorBidi"/>
                      <w:noProof/>
                      <w:sz w:val="20"/>
                      <w:szCs w:val="20"/>
                    </w:rPr>
                    <w:t>and</w:t>
                  </w:r>
                  <w:r w:rsidR="67EDD63D" w:rsidRPr="5481362D">
                    <w:rPr>
                      <w:rFonts w:ascii="Calibri Light" w:hAnsi="Calibri Light" w:cstheme="minorBidi"/>
                      <w:noProof/>
                      <w:spacing w:val="4"/>
                      <w:sz w:val="20"/>
                      <w:szCs w:val="20"/>
                    </w:rPr>
                    <w:t xml:space="preserve"> </w:t>
                  </w:r>
                  <w:r w:rsidR="67EDD63D" w:rsidRPr="5481362D">
                    <w:rPr>
                      <w:rFonts w:ascii="Calibri Light" w:hAnsi="Calibri Light" w:cstheme="minorBidi"/>
                      <w:noProof/>
                      <w:sz w:val="20"/>
                      <w:szCs w:val="20"/>
                    </w:rPr>
                    <w:t>literature</w:t>
                  </w:r>
                  <w:r w:rsidR="67EDD63D" w:rsidRPr="5481362D">
                    <w:rPr>
                      <w:rFonts w:ascii="Calibri Light" w:hAnsi="Calibri Light" w:cstheme="minorBidi"/>
                      <w:noProof/>
                      <w:spacing w:val="4"/>
                      <w:sz w:val="20"/>
                      <w:szCs w:val="20"/>
                    </w:rPr>
                    <w:t xml:space="preserve"> </w:t>
                  </w:r>
                  <w:r w:rsidR="67EDD63D" w:rsidRPr="5481362D">
                    <w:rPr>
                      <w:rFonts w:ascii="Calibri Light" w:hAnsi="Calibri Light" w:cstheme="minorBidi"/>
                      <w:noProof/>
                      <w:sz w:val="20"/>
                      <w:szCs w:val="20"/>
                    </w:rPr>
                    <w:t>used</w:t>
                  </w:r>
                  <w:r w:rsidR="67EDD63D" w:rsidRPr="5481362D">
                    <w:rPr>
                      <w:rFonts w:ascii="Calibri Light" w:hAnsi="Calibri Light" w:cstheme="minorBidi"/>
                      <w:noProof/>
                      <w:spacing w:val="4"/>
                      <w:sz w:val="20"/>
                      <w:szCs w:val="20"/>
                    </w:rPr>
                    <w:t xml:space="preserve"> </w:t>
                  </w:r>
                  <w:r w:rsidR="67EDD63D" w:rsidRPr="5481362D">
                    <w:rPr>
                      <w:rFonts w:ascii="Calibri Light" w:hAnsi="Calibri Light" w:cstheme="minorBidi"/>
                      <w:noProof/>
                      <w:sz w:val="20"/>
                      <w:szCs w:val="20"/>
                    </w:rPr>
                    <w:t>are</w:t>
                  </w:r>
                  <w:r w:rsidR="67EDD63D" w:rsidRPr="5481362D">
                    <w:rPr>
                      <w:rFonts w:ascii="Calibri Light" w:hAnsi="Calibri Light" w:cstheme="minorBidi"/>
                      <w:noProof/>
                      <w:spacing w:val="4"/>
                      <w:sz w:val="20"/>
                      <w:szCs w:val="20"/>
                    </w:rPr>
                    <w:t xml:space="preserve"> </w:t>
                  </w:r>
                  <w:r w:rsidRPr="5481362D">
                    <w:rPr>
                      <w:rFonts w:ascii="Calibri Light" w:hAnsi="Calibri Light" w:cstheme="minorBidi"/>
                      <w:noProof/>
                      <w:spacing w:val="4"/>
                      <w:sz w:val="20"/>
                      <w:szCs w:val="20"/>
                    </w:rPr>
                    <w:t xml:space="preserve">less relevant, </w:t>
                  </w:r>
                  <w:r w:rsidR="67EDD63D" w:rsidRPr="5481362D">
                    <w:rPr>
                      <w:rFonts w:ascii="Calibri Light" w:hAnsi="Calibri Light" w:cstheme="minorBidi"/>
                      <w:noProof/>
                      <w:sz w:val="20"/>
                      <w:szCs w:val="20"/>
                    </w:rPr>
                    <w:t>outdated,</w:t>
                  </w:r>
                  <w:r w:rsidR="67EDD63D" w:rsidRPr="5481362D">
                    <w:rPr>
                      <w:rFonts w:ascii="Calibri Light" w:hAnsi="Calibri Light" w:cstheme="minorBidi"/>
                      <w:noProof/>
                      <w:spacing w:val="9"/>
                      <w:sz w:val="20"/>
                      <w:szCs w:val="20"/>
                    </w:rPr>
                    <w:t xml:space="preserve"> </w:t>
                  </w:r>
                  <w:r w:rsidR="67EDD63D" w:rsidRPr="5481362D">
                    <w:rPr>
                      <w:rFonts w:ascii="Calibri Light" w:hAnsi="Calibri Light" w:cstheme="minorBidi"/>
                      <w:noProof/>
                      <w:sz w:val="20"/>
                      <w:szCs w:val="20"/>
                    </w:rPr>
                    <w:t>inadequate,</w:t>
                  </w:r>
                  <w:r w:rsidR="67EDD63D" w:rsidRPr="5481362D">
                    <w:rPr>
                      <w:rFonts w:ascii="Calibri Light" w:hAnsi="Calibri Light" w:cstheme="minorBidi"/>
                      <w:noProof/>
                      <w:spacing w:val="5"/>
                      <w:sz w:val="20"/>
                      <w:szCs w:val="20"/>
                    </w:rPr>
                    <w:t xml:space="preserve"> </w:t>
                  </w:r>
                  <w:r w:rsidR="67EDD63D" w:rsidRPr="5481362D">
                    <w:rPr>
                      <w:rFonts w:ascii="Calibri Light" w:hAnsi="Calibri Light" w:cstheme="minorBidi"/>
                      <w:noProof/>
                      <w:sz w:val="20"/>
                      <w:szCs w:val="20"/>
                    </w:rPr>
                    <w:t>sources</w:t>
                  </w:r>
                  <w:r w:rsidR="67EDD63D" w:rsidRPr="5481362D">
                    <w:rPr>
                      <w:rFonts w:ascii="Calibri Light" w:hAnsi="Calibri Light" w:cstheme="minorBidi"/>
                      <w:noProof/>
                      <w:spacing w:val="5"/>
                      <w:sz w:val="20"/>
                      <w:szCs w:val="20"/>
                    </w:rPr>
                    <w:t xml:space="preserve"> </w:t>
                  </w:r>
                  <w:r w:rsidR="67EDD63D" w:rsidRPr="5481362D">
                    <w:rPr>
                      <w:rFonts w:ascii="Calibri Light" w:hAnsi="Calibri Light" w:cstheme="minorBidi"/>
                      <w:noProof/>
                      <w:sz w:val="20"/>
                      <w:szCs w:val="20"/>
                    </w:rPr>
                    <w:t>are</w:t>
                  </w:r>
                  <w:r w:rsidR="67EDD63D" w:rsidRPr="5481362D">
                    <w:rPr>
                      <w:rFonts w:ascii="Calibri Light" w:hAnsi="Calibri Light" w:cstheme="minorBidi"/>
                      <w:noProof/>
                      <w:spacing w:val="4"/>
                      <w:sz w:val="20"/>
                      <w:szCs w:val="20"/>
                    </w:rPr>
                    <w:t xml:space="preserve"> </w:t>
                  </w:r>
                  <w:r w:rsidR="67EDD63D" w:rsidRPr="5481362D">
                    <w:rPr>
                      <w:rFonts w:ascii="Calibri Light" w:hAnsi="Calibri Light" w:cstheme="minorBidi"/>
                      <w:noProof/>
                      <w:sz w:val="20"/>
                      <w:szCs w:val="20"/>
                    </w:rPr>
                    <w:t>not</w:t>
                  </w:r>
                  <w:r w:rsidR="67EDD63D" w:rsidRPr="5481362D">
                    <w:rPr>
                      <w:rFonts w:ascii="Calibri Light" w:hAnsi="Calibri Light" w:cstheme="minorBidi"/>
                      <w:noProof/>
                      <w:spacing w:val="3"/>
                      <w:sz w:val="20"/>
                      <w:szCs w:val="20"/>
                    </w:rPr>
                    <w:t xml:space="preserve"> </w:t>
                  </w:r>
                  <w:r w:rsidR="67EDD63D" w:rsidRPr="5481362D">
                    <w:rPr>
                      <w:rFonts w:ascii="Calibri Light" w:hAnsi="Calibri Light" w:cstheme="minorBidi"/>
                      <w:noProof/>
                      <w:sz w:val="20"/>
                      <w:szCs w:val="20"/>
                    </w:rPr>
                    <w:t>completely reliable</w:t>
                  </w:r>
                  <w:r w:rsidR="67EDD63D" w:rsidRPr="5481362D">
                    <w:rPr>
                      <w:rFonts w:ascii="Calibri Light" w:hAnsi="Calibri Light" w:cstheme="minorBidi"/>
                      <w:noProof/>
                      <w:spacing w:val="-2"/>
                      <w:sz w:val="20"/>
                      <w:szCs w:val="20"/>
                    </w:rPr>
                    <w:t xml:space="preserve"> </w:t>
                  </w:r>
                  <w:r w:rsidR="67EDD63D" w:rsidRPr="5481362D">
                    <w:rPr>
                      <w:rFonts w:ascii="Calibri Light" w:hAnsi="Calibri Light" w:cstheme="minorBidi"/>
                      <w:noProof/>
                      <w:sz w:val="20"/>
                      <w:szCs w:val="20"/>
                    </w:rPr>
                    <w:t xml:space="preserve">and valid; </w:t>
                  </w:r>
                  <w:r w:rsidR="094BE095" w:rsidRPr="5481362D">
                    <w:rPr>
                      <w:rFonts w:ascii="Calibri Light" w:hAnsi="Calibri Light" w:cstheme="minorBidi"/>
                      <w:noProof/>
                      <w:sz w:val="20"/>
                      <w:szCs w:val="20"/>
                    </w:rPr>
                    <w:t xml:space="preserve">research is </w:t>
                  </w:r>
                  <w:r w:rsidR="67EDD63D" w:rsidRPr="5481362D">
                    <w:rPr>
                      <w:rFonts w:ascii="Calibri Light" w:hAnsi="Calibri Light" w:cstheme="minorBidi"/>
                      <w:noProof/>
                      <w:sz w:val="20"/>
                      <w:szCs w:val="20"/>
                    </w:rPr>
                    <w:t>partially correct</w:t>
                  </w:r>
                  <w:r w:rsidR="27FBE07B" w:rsidRPr="5481362D">
                    <w:rPr>
                      <w:rFonts w:ascii="Calibri Light" w:hAnsi="Calibri Light" w:cstheme="minorBidi"/>
                      <w:noProof/>
                      <w:spacing w:val="2"/>
                      <w:sz w:val="20"/>
                      <w:szCs w:val="20"/>
                    </w:rPr>
                    <w:t xml:space="preserve">. </w:t>
                  </w:r>
                  <w:r w:rsidR="67EDD63D" w:rsidRPr="5481362D">
                    <w:rPr>
                      <w:rFonts w:ascii="Calibri Light" w:hAnsi="Calibri Light" w:cstheme="minorBidi"/>
                      <w:b/>
                      <w:bCs/>
                      <w:noProof/>
                      <w:sz w:val="20"/>
                      <w:szCs w:val="20"/>
                      <w:u w:val="single"/>
                    </w:rPr>
                    <w:t>0-</w:t>
                  </w:r>
                  <w:r w:rsidR="00D44A46">
                    <w:rPr>
                      <w:rFonts w:ascii="Calibri Light" w:hAnsi="Calibri Light" w:cstheme="minorBidi"/>
                      <w:b/>
                      <w:bCs/>
                      <w:noProof/>
                      <w:sz w:val="20"/>
                      <w:szCs w:val="20"/>
                      <w:u w:val="single"/>
                    </w:rPr>
                    <w:t>2.5</w:t>
                  </w:r>
                  <w:r w:rsidR="625E9494" w:rsidRPr="5481362D">
                    <w:rPr>
                      <w:rFonts w:ascii="Calibri Light" w:hAnsi="Calibri Light" w:cstheme="minorBidi"/>
                      <w:b/>
                      <w:bCs/>
                      <w:noProof/>
                      <w:sz w:val="20"/>
                      <w:szCs w:val="20"/>
                      <w:u w:val="single"/>
                    </w:rPr>
                    <w:t xml:space="preserve"> </w:t>
                  </w:r>
                  <w:r w:rsidR="67EDD63D" w:rsidRPr="5481362D">
                    <w:rPr>
                      <w:rFonts w:ascii="Calibri Light" w:hAnsi="Calibri Light" w:cstheme="minorBidi"/>
                      <w:b/>
                      <w:bCs/>
                      <w:noProof/>
                      <w:sz w:val="20"/>
                      <w:szCs w:val="20"/>
                      <w:u w:val="single"/>
                    </w:rPr>
                    <w:t>point</w:t>
                  </w:r>
                  <w:r w:rsidR="27FBE07B" w:rsidRPr="5481362D">
                    <w:rPr>
                      <w:rFonts w:ascii="Calibri Light" w:hAnsi="Calibri Light" w:cstheme="minorBidi"/>
                      <w:b/>
                      <w:bCs/>
                      <w:noProof/>
                      <w:sz w:val="20"/>
                      <w:szCs w:val="20"/>
                      <w:u w:val="single"/>
                    </w:rPr>
                    <w:t>s.</w:t>
                  </w:r>
                </w:p>
                <w:p w14:paraId="58C5E368" w14:textId="2FA05AEC" w:rsidR="004039DD" w:rsidRPr="00FE08B1" w:rsidRDefault="607A554E" w:rsidP="007F0688">
                  <w:pPr>
                    <w:pStyle w:val="TableParagraph"/>
                    <w:shd w:val="clear" w:color="auto" w:fill="DBE5F1" w:themeFill="accent1" w:themeFillTint="33"/>
                    <w:tabs>
                      <w:tab w:val="left" w:pos="156"/>
                      <w:tab w:val="left" w:pos="185"/>
                      <w:tab w:val="left" w:pos="360"/>
                      <w:tab w:val="left" w:pos="426"/>
                    </w:tabs>
                    <w:spacing w:line="237" w:lineRule="auto"/>
                    <w:ind w:right="62"/>
                    <w:jc w:val="both"/>
                    <w:rPr>
                      <w:rFonts w:ascii="Calibri Light" w:hAnsi="Calibri Light" w:cstheme="minorBidi"/>
                      <w:noProof/>
                      <w:sz w:val="20"/>
                      <w:szCs w:val="20"/>
                    </w:rPr>
                  </w:pPr>
                  <w:r w:rsidRPr="5481362D">
                    <w:rPr>
                      <w:rFonts w:ascii="Calibri Light" w:hAnsi="Calibri Light" w:cstheme="minorBidi"/>
                      <w:b/>
                      <w:bCs/>
                      <w:noProof/>
                      <w:sz w:val="20"/>
                      <w:szCs w:val="20"/>
                    </w:rPr>
                    <w:t>VISUAL</w:t>
                  </w:r>
                  <w:r w:rsidRPr="5481362D">
                    <w:rPr>
                      <w:rFonts w:ascii="Calibri Light" w:hAnsi="Calibri Light" w:cstheme="minorBidi"/>
                      <w:b/>
                      <w:bCs/>
                      <w:noProof/>
                      <w:spacing w:val="1"/>
                      <w:sz w:val="20"/>
                      <w:szCs w:val="20"/>
                    </w:rPr>
                    <w:t xml:space="preserve"> </w:t>
                  </w:r>
                  <w:r w:rsidRPr="5481362D">
                    <w:rPr>
                      <w:rFonts w:ascii="Calibri Light" w:hAnsi="Calibri Light" w:cstheme="minorBidi"/>
                      <w:b/>
                      <w:bCs/>
                      <w:noProof/>
                      <w:sz w:val="20"/>
                      <w:szCs w:val="20"/>
                    </w:rPr>
                    <w:t>SIDE,</w:t>
                  </w:r>
                  <w:r w:rsidRPr="5481362D">
                    <w:rPr>
                      <w:rFonts w:ascii="Calibri Light" w:hAnsi="Calibri Light" w:cstheme="minorBidi"/>
                      <w:b/>
                      <w:bCs/>
                      <w:noProof/>
                      <w:spacing w:val="1"/>
                      <w:sz w:val="20"/>
                      <w:szCs w:val="20"/>
                    </w:rPr>
                    <w:t xml:space="preserve"> </w:t>
                  </w:r>
                  <w:r w:rsidRPr="5481362D">
                    <w:rPr>
                      <w:rFonts w:ascii="Calibri Light" w:hAnsi="Calibri Light" w:cstheme="minorBidi"/>
                      <w:b/>
                      <w:bCs/>
                      <w:noProof/>
                      <w:sz w:val="20"/>
                      <w:szCs w:val="20"/>
                    </w:rPr>
                    <w:t>FORMAT</w:t>
                  </w:r>
                  <w:r w:rsidRPr="5481362D">
                    <w:rPr>
                      <w:rFonts w:ascii="Calibri Light" w:hAnsi="Calibri Light" w:cstheme="minorBidi"/>
                      <w:b/>
                      <w:bCs/>
                      <w:noProof/>
                      <w:spacing w:val="1"/>
                      <w:sz w:val="20"/>
                      <w:szCs w:val="20"/>
                    </w:rPr>
                    <w:t xml:space="preserve"> </w:t>
                  </w:r>
                  <w:r w:rsidR="00845CC0" w:rsidRPr="5481362D">
                    <w:rPr>
                      <w:rFonts w:ascii="Calibri Light" w:hAnsi="Calibri Light" w:cstheme="minorBidi"/>
                      <w:b/>
                      <w:bCs/>
                      <w:noProof/>
                      <w:sz w:val="20"/>
                      <w:szCs w:val="20"/>
                    </w:rPr>
                    <w:t>AND</w:t>
                  </w:r>
                  <w:r w:rsidRPr="5481362D">
                    <w:rPr>
                      <w:rFonts w:ascii="Calibri Light" w:hAnsi="Calibri Light" w:cstheme="minorBidi"/>
                      <w:b/>
                      <w:bCs/>
                      <w:noProof/>
                      <w:spacing w:val="1"/>
                      <w:sz w:val="20"/>
                      <w:szCs w:val="20"/>
                    </w:rPr>
                    <w:t xml:space="preserve"> </w:t>
                  </w:r>
                  <w:r w:rsidRPr="5481362D">
                    <w:rPr>
                      <w:rFonts w:ascii="Calibri Light" w:hAnsi="Calibri Light" w:cstheme="minorBidi"/>
                      <w:b/>
                      <w:bCs/>
                      <w:noProof/>
                      <w:sz w:val="20"/>
                      <w:szCs w:val="20"/>
                    </w:rPr>
                    <w:t>PRESENTATION</w:t>
                  </w:r>
                  <w:r w:rsidRPr="5481362D">
                    <w:rPr>
                      <w:rFonts w:ascii="Calibri Light" w:hAnsi="Calibri Light" w:cstheme="minorBidi"/>
                      <w:b/>
                      <w:bCs/>
                      <w:noProof/>
                      <w:spacing w:val="1"/>
                      <w:sz w:val="20"/>
                      <w:szCs w:val="20"/>
                    </w:rPr>
                    <w:t xml:space="preserve"> </w:t>
                  </w:r>
                  <w:r w:rsidRPr="5481362D">
                    <w:rPr>
                      <w:rFonts w:ascii="Calibri Light" w:hAnsi="Calibri Light" w:cstheme="minorBidi"/>
                      <w:b/>
                      <w:bCs/>
                      <w:noProof/>
                      <w:sz w:val="20"/>
                      <w:szCs w:val="20"/>
                    </w:rPr>
                    <w:t>TECHNOLOGY</w:t>
                  </w:r>
                  <w:r w:rsidRPr="5481362D">
                    <w:rPr>
                      <w:rFonts w:ascii="Calibri Light" w:hAnsi="Calibri Light" w:cstheme="minorBidi"/>
                      <w:b/>
                      <w:bCs/>
                      <w:noProof/>
                      <w:spacing w:val="1"/>
                      <w:sz w:val="20"/>
                      <w:szCs w:val="20"/>
                    </w:rPr>
                    <w:t xml:space="preserve"> </w:t>
                  </w:r>
                  <w:r w:rsidRPr="5481362D">
                    <w:rPr>
                      <w:rFonts w:ascii="Calibri Light" w:hAnsi="Calibri Light" w:cstheme="minorBidi"/>
                      <w:b/>
                      <w:bCs/>
                      <w:noProof/>
                      <w:sz w:val="20"/>
                      <w:szCs w:val="20"/>
                    </w:rPr>
                    <w:t>–</w:t>
                  </w:r>
                  <w:r w:rsidRPr="5481362D">
                    <w:rPr>
                      <w:rFonts w:ascii="Calibri Light" w:hAnsi="Calibri Light" w:cstheme="minorBidi"/>
                      <w:b/>
                      <w:bCs/>
                      <w:noProof/>
                      <w:spacing w:val="1"/>
                      <w:sz w:val="20"/>
                      <w:szCs w:val="20"/>
                    </w:rPr>
                    <w:t xml:space="preserve"> </w:t>
                  </w:r>
                  <w:r w:rsidR="27FBE07B" w:rsidRPr="5481362D">
                    <w:rPr>
                      <w:rFonts w:ascii="Calibri Light" w:hAnsi="Calibri Light" w:cstheme="minorBidi"/>
                      <w:b/>
                      <w:bCs/>
                      <w:noProof/>
                      <w:sz w:val="20"/>
                      <w:szCs w:val="20"/>
                    </w:rPr>
                    <w:t>2</w:t>
                  </w:r>
                  <w:r w:rsidRPr="5481362D">
                    <w:rPr>
                      <w:rFonts w:ascii="Calibri Light" w:hAnsi="Calibri Light" w:cstheme="minorBidi"/>
                      <w:b/>
                      <w:bCs/>
                      <w:noProof/>
                      <w:sz w:val="20"/>
                      <w:szCs w:val="20"/>
                    </w:rPr>
                    <w:t xml:space="preserve"> </w:t>
                  </w:r>
                  <w:r w:rsidRPr="5481362D">
                    <w:rPr>
                      <w:rFonts w:ascii="Calibri Light" w:hAnsi="Calibri Light" w:cstheme="minorBidi"/>
                      <w:b/>
                      <w:bCs/>
                      <w:noProof/>
                      <w:spacing w:val="1"/>
                      <w:sz w:val="20"/>
                      <w:szCs w:val="20"/>
                    </w:rPr>
                    <w:t>POINT MAX</w:t>
                  </w:r>
                </w:p>
                <w:p w14:paraId="342FF814" w14:textId="27BFBDF2" w:rsidR="004039DD" w:rsidRPr="00FE08B1" w:rsidRDefault="27FBE07B" w:rsidP="007F0688">
                  <w:pPr>
                    <w:pStyle w:val="TableParagraph"/>
                    <w:numPr>
                      <w:ilvl w:val="0"/>
                      <w:numId w:val="16"/>
                    </w:numPr>
                    <w:tabs>
                      <w:tab w:val="left" w:pos="156"/>
                      <w:tab w:val="left" w:pos="185"/>
                      <w:tab w:val="left" w:pos="360"/>
                      <w:tab w:val="left" w:pos="426"/>
                    </w:tabs>
                    <w:spacing w:line="237" w:lineRule="auto"/>
                    <w:ind w:right="62"/>
                    <w:jc w:val="both"/>
                    <w:rPr>
                      <w:rFonts w:ascii="Calibri Light" w:hAnsi="Calibri Light" w:cstheme="minorBidi"/>
                      <w:noProof/>
                      <w:sz w:val="20"/>
                      <w:szCs w:val="20"/>
                    </w:rPr>
                  </w:pPr>
                  <w:r w:rsidRPr="5481362D">
                    <w:rPr>
                      <w:rFonts w:ascii="Calibri Light" w:hAnsi="Calibri Light" w:cstheme="minorBidi"/>
                      <w:noProof/>
                      <w:sz w:val="20"/>
                      <w:szCs w:val="20"/>
                    </w:rPr>
                    <w:t>V</w:t>
                  </w:r>
                  <w:r w:rsidR="3B664292" w:rsidRPr="5481362D">
                    <w:rPr>
                      <w:rFonts w:ascii="Calibri Light" w:hAnsi="Calibri Light" w:cstheme="minorBidi"/>
                      <w:noProof/>
                      <w:sz w:val="20"/>
                      <w:szCs w:val="20"/>
                    </w:rPr>
                    <w:t xml:space="preserve">isual side of the presentation is rich, clear, </w:t>
                  </w:r>
                  <w:r w:rsidRPr="5481362D">
                    <w:rPr>
                      <w:rFonts w:ascii="Calibri Light" w:hAnsi="Calibri Light" w:cstheme="minorBidi"/>
                      <w:noProof/>
                      <w:sz w:val="20"/>
                      <w:szCs w:val="20"/>
                    </w:rPr>
                    <w:t xml:space="preserve">consistent </w:t>
                  </w:r>
                  <w:r w:rsidR="3B664292" w:rsidRPr="5481362D">
                    <w:rPr>
                      <w:rFonts w:ascii="Calibri Light" w:hAnsi="Calibri Light" w:cstheme="minorBidi"/>
                      <w:noProof/>
                      <w:sz w:val="20"/>
                      <w:szCs w:val="20"/>
                    </w:rPr>
                    <w:t>and easy to understand.</w:t>
                  </w:r>
                  <w:r w:rsidRPr="5481362D">
                    <w:rPr>
                      <w:rFonts w:ascii="Calibri Light" w:hAnsi="Calibri Light" w:cstheme="minorBidi"/>
                      <w:noProof/>
                      <w:sz w:val="20"/>
                      <w:szCs w:val="20"/>
                    </w:rPr>
                    <w:t xml:space="preserve"> There is a balance between textual and visual information used.</w:t>
                  </w:r>
                  <w:r w:rsidR="3B664292" w:rsidRPr="5481362D">
                    <w:rPr>
                      <w:rFonts w:ascii="Calibri Light" w:hAnsi="Calibri Light" w:cstheme="minorBidi"/>
                      <w:noProof/>
                      <w:sz w:val="20"/>
                      <w:szCs w:val="20"/>
                    </w:rPr>
                    <w:t xml:space="preserve"> Verbal and</w:t>
                  </w:r>
                  <w:r w:rsidR="3B664292" w:rsidRPr="5481362D">
                    <w:rPr>
                      <w:rFonts w:ascii="Calibri Light" w:hAnsi="Calibri Light" w:cstheme="minorBidi"/>
                      <w:noProof/>
                      <w:spacing w:val="-5"/>
                      <w:sz w:val="20"/>
                      <w:szCs w:val="20"/>
                    </w:rPr>
                    <w:t xml:space="preserve"> </w:t>
                  </w:r>
                  <w:r w:rsidR="3B664292" w:rsidRPr="5481362D">
                    <w:rPr>
                      <w:rFonts w:ascii="Calibri Light" w:hAnsi="Calibri Light" w:cstheme="minorBidi"/>
                      <w:noProof/>
                      <w:sz w:val="20"/>
                      <w:szCs w:val="20"/>
                    </w:rPr>
                    <w:t>nonverbal</w:t>
                  </w:r>
                  <w:r w:rsidR="3B664292" w:rsidRPr="5481362D">
                    <w:rPr>
                      <w:rFonts w:ascii="Calibri Light" w:hAnsi="Calibri Light" w:cstheme="minorBidi"/>
                      <w:noProof/>
                      <w:spacing w:val="-4"/>
                      <w:sz w:val="20"/>
                      <w:szCs w:val="20"/>
                    </w:rPr>
                    <w:t xml:space="preserve"> </w:t>
                  </w:r>
                  <w:r w:rsidR="3B664292" w:rsidRPr="5481362D">
                    <w:rPr>
                      <w:rFonts w:ascii="Calibri Light" w:hAnsi="Calibri Light" w:cstheme="minorBidi"/>
                      <w:noProof/>
                      <w:sz w:val="20"/>
                      <w:szCs w:val="20"/>
                    </w:rPr>
                    <w:t>techniques</w:t>
                  </w:r>
                  <w:r w:rsidR="3B664292" w:rsidRPr="5481362D">
                    <w:rPr>
                      <w:rFonts w:ascii="Calibri Light" w:hAnsi="Calibri Light" w:cstheme="minorBidi"/>
                      <w:noProof/>
                      <w:spacing w:val="-4"/>
                      <w:sz w:val="20"/>
                      <w:szCs w:val="20"/>
                    </w:rPr>
                    <w:t xml:space="preserve"> </w:t>
                  </w:r>
                  <w:r w:rsidR="3B664292" w:rsidRPr="5481362D">
                    <w:rPr>
                      <w:rFonts w:ascii="Calibri Light" w:hAnsi="Calibri Light" w:cstheme="minorBidi"/>
                      <w:noProof/>
                      <w:sz w:val="20"/>
                      <w:szCs w:val="20"/>
                    </w:rPr>
                    <w:t>are</w:t>
                  </w:r>
                  <w:r w:rsidR="3B664292" w:rsidRPr="5481362D">
                    <w:rPr>
                      <w:rFonts w:ascii="Calibri Light" w:hAnsi="Calibri Light" w:cstheme="minorBidi"/>
                      <w:noProof/>
                      <w:spacing w:val="-6"/>
                      <w:sz w:val="20"/>
                      <w:szCs w:val="20"/>
                    </w:rPr>
                    <w:t xml:space="preserve"> </w:t>
                  </w:r>
                  <w:r w:rsidR="3B664292" w:rsidRPr="5481362D">
                    <w:rPr>
                      <w:rFonts w:ascii="Calibri Light" w:hAnsi="Calibri Light" w:cstheme="minorBidi"/>
                      <w:noProof/>
                      <w:sz w:val="20"/>
                      <w:szCs w:val="20"/>
                    </w:rPr>
                    <w:t>used,</w:t>
                  </w:r>
                  <w:r w:rsidR="3B664292" w:rsidRPr="5481362D">
                    <w:rPr>
                      <w:rFonts w:ascii="Calibri Light" w:hAnsi="Calibri Light" w:cstheme="minorBidi"/>
                      <w:noProof/>
                      <w:spacing w:val="-5"/>
                      <w:sz w:val="20"/>
                      <w:szCs w:val="20"/>
                    </w:rPr>
                    <w:t xml:space="preserve"> </w:t>
                  </w:r>
                  <w:r w:rsidR="3B664292" w:rsidRPr="5481362D">
                    <w:rPr>
                      <w:rFonts w:ascii="Calibri Light" w:hAnsi="Calibri Light" w:cstheme="minorBidi"/>
                      <w:noProof/>
                      <w:sz w:val="20"/>
                      <w:szCs w:val="20"/>
                    </w:rPr>
                    <w:t>overall</w:t>
                  </w:r>
                  <w:r w:rsidR="3B664292" w:rsidRPr="5481362D">
                    <w:rPr>
                      <w:rFonts w:ascii="Calibri Light" w:hAnsi="Calibri Light" w:cstheme="minorBidi"/>
                      <w:noProof/>
                      <w:spacing w:val="-4"/>
                      <w:sz w:val="20"/>
                      <w:szCs w:val="20"/>
                    </w:rPr>
                    <w:t xml:space="preserve"> </w:t>
                  </w:r>
                  <w:r w:rsidR="3B664292" w:rsidRPr="5481362D">
                    <w:rPr>
                      <w:rFonts w:ascii="Calibri Light" w:hAnsi="Calibri Light" w:cstheme="minorBidi"/>
                      <w:noProof/>
                      <w:sz w:val="20"/>
                      <w:szCs w:val="20"/>
                    </w:rPr>
                    <w:t>presentation</w:t>
                  </w:r>
                  <w:r w:rsidR="3B664292" w:rsidRPr="5481362D">
                    <w:rPr>
                      <w:rFonts w:ascii="Calibri Light" w:hAnsi="Calibri Light" w:cstheme="minorBidi"/>
                      <w:noProof/>
                      <w:spacing w:val="-5"/>
                      <w:sz w:val="20"/>
                      <w:szCs w:val="20"/>
                    </w:rPr>
                    <w:t xml:space="preserve"> </w:t>
                  </w:r>
                  <w:r w:rsidR="3B664292" w:rsidRPr="5481362D">
                    <w:rPr>
                      <w:rFonts w:ascii="Calibri Light" w:hAnsi="Calibri Light" w:cstheme="minorBidi"/>
                      <w:noProof/>
                      <w:sz w:val="20"/>
                      <w:szCs w:val="20"/>
                    </w:rPr>
                    <w:t>is</w:t>
                  </w:r>
                  <w:r w:rsidR="3B664292" w:rsidRPr="5481362D">
                    <w:rPr>
                      <w:rFonts w:ascii="Calibri Light" w:hAnsi="Calibri Light" w:cstheme="minorBidi"/>
                      <w:noProof/>
                      <w:spacing w:val="-4"/>
                      <w:sz w:val="20"/>
                      <w:szCs w:val="20"/>
                    </w:rPr>
                    <w:t xml:space="preserve"> </w:t>
                  </w:r>
                  <w:r w:rsidR="3B664292" w:rsidRPr="5481362D">
                    <w:rPr>
                      <w:rFonts w:ascii="Calibri Light" w:hAnsi="Calibri Light" w:cstheme="minorBidi"/>
                      <w:noProof/>
                      <w:sz w:val="20"/>
                      <w:szCs w:val="20"/>
                    </w:rPr>
                    <w:t>well</w:t>
                  </w:r>
                  <w:r w:rsidR="3B664292" w:rsidRPr="5481362D">
                    <w:rPr>
                      <w:rFonts w:ascii="Calibri Light" w:hAnsi="Calibri Light" w:cstheme="minorBidi"/>
                      <w:noProof/>
                      <w:spacing w:val="-5"/>
                      <w:sz w:val="20"/>
                      <w:szCs w:val="20"/>
                    </w:rPr>
                    <w:t xml:space="preserve"> </w:t>
                  </w:r>
                  <w:r w:rsidR="3B664292" w:rsidRPr="5481362D">
                    <w:rPr>
                      <w:rFonts w:ascii="Calibri Light" w:hAnsi="Calibri Light" w:cstheme="minorBidi"/>
                      <w:noProof/>
                      <w:sz w:val="20"/>
                      <w:szCs w:val="20"/>
                    </w:rPr>
                    <w:t>structured</w:t>
                  </w:r>
                  <w:r w:rsidRPr="5481362D">
                    <w:rPr>
                      <w:rFonts w:ascii="Calibri Light" w:hAnsi="Calibri Light" w:cstheme="minorBidi"/>
                      <w:noProof/>
                      <w:sz w:val="20"/>
                      <w:szCs w:val="20"/>
                    </w:rPr>
                    <w:t xml:space="preserve">. </w:t>
                  </w:r>
                  <w:r w:rsidRPr="5481362D">
                    <w:rPr>
                      <w:rFonts w:ascii="Calibri Light" w:hAnsi="Calibri Light" w:cstheme="minorBidi"/>
                      <w:b/>
                      <w:bCs/>
                      <w:noProof/>
                      <w:sz w:val="20"/>
                      <w:szCs w:val="20"/>
                      <w:u w:val="single"/>
                    </w:rPr>
                    <w:t>1</w:t>
                  </w:r>
                  <w:r w:rsidR="3B664292" w:rsidRPr="5481362D">
                    <w:rPr>
                      <w:rFonts w:ascii="Calibri Light" w:hAnsi="Calibri Light" w:cstheme="minorBidi"/>
                      <w:b/>
                      <w:bCs/>
                      <w:noProof/>
                      <w:sz w:val="20"/>
                      <w:szCs w:val="20"/>
                      <w:u w:val="single"/>
                    </w:rPr>
                    <w:t>-</w:t>
                  </w:r>
                  <w:r w:rsidRPr="5481362D">
                    <w:rPr>
                      <w:rFonts w:ascii="Calibri Light" w:hAnsi="Calibri Light" w:cstheme="minorBidi"/>
                      <w:b/>
                      <w:bCs/>
                      <w:noProof/>
                      <w:sz w:val="20"/>
                      <w:szCs w:val="20"/>
                      <w:u w:val="single"/>
                    </w:rPr>
                    <w:t>2</w:t>
                  </w:r>
                  <w:r w:rsidR="3B664292" w:rsidRPr="5481362D">
                    <w:rPr>
                      <w:rFonts w:ascii="Calibri Light" w:hAnsi="Calibri Light" w:cstheme="minorBidi"/>
                      <w:b/>
                      <w:bCs/>
                      <w:noProof/>
                      <w:sz w:val="20"/>
                      <w:szCs w:val="20"/>
                      <w:u w:val="single"/>
                    </w:rPr>
                    <w:t xml:space="preserve"> point</w:t>
                  </w:r>
                  <w:r w:rsidRPr="5481362D">
                    <w:rPr>
                      <w:rFonts w:ascii="Calibri Light" w:hAnsi="Calibri Light" w:cstheme="minorBidi"/>
                      <w:b/>
                      <w:bCs/>
                      <w:noProof/>
                      <w:sz w:val="20"/>
                      <w:szCs w:val="20"/>
                      <w:u w:val="single"/>
                    </w:rPr>
                    <w:t>s</w:t>
                  </w:r>
                  <w:r w:rsidR="3B664292" w:rsidRPr="5481362D">
                    <w:rPr>
                      <w:rFonts w:ascii="Calibri Light" w:hAnsi="Calibri Light" w:cstheme="minorBidi"/>
                      <w:b/>
                      <w:bCs/>
                      <w:noProof/>
                      <w:sz w:val="20"/>
                      <w:szCs w:val="20"/>
                      <w:u w:val="single"/>
                    </w:rPr>
                    <w:t>.</w:t>
                  </w:r>
                </w:p>
                <w:p w14:paraId="6166CC94" w14:textId="05AE1AF8" w:rsidR="005C415E" w:rsidRPr="00FE08B1" w:rsidRDefault="27FBE07B" w:rsidP="007F0688">
                  <w:pPr>
                    <w:pStyle w:val="TableParagraph"/>
                    <w:numPr>
                      <w:ilvl w:val="0"/>
                      <w:numId w:val="16"/>
                    </w:numPr>
                    <w:tabs>
                      <w:tab w:val="left" w:pos="156"/>
                      <w:tab w:val="left" w:pos="185"/>
                      <w:tab w:val="left" w:pos="360"/>
                      <w:tab w:val="left" w:pos="426"/>
                    </w:tabs>
                    <w:spacing w:line="237" w:lineRule="auto"/>
                    <w:ind w:right="62"/>
                    <w:jc w:val="both"/>
                    <w:rPr>
                      <w:rFonts w:ascii="Calibri Light" w:hAnsi="Calibri Light" w:cstheme="minorBidi"/>
                      <w:noProof/>
                      <w:sz w:val="20"/>
                      <w:szCs w:val="20"/>
                    </w:rPr>
                  </w:pPr>
                  <w:r w:rsidRPr="5481362D">
                    <w:rPr>
                      <w:rFonts w:ascii="Calibri Light" w:hAnsi="Calibri Light" w:cstheme="minorBidi"/>
                      <w:noProof/>
                      <w:sz w:val="20"/>
                      <w:szCs w:val="20"/>
                    </w:rPr>
                    <w:t>V</w:t>
                  </w:r>
                  <w:r w:rsidR="607A554E" w:rsidRPr="5481362D">
                    <w:rPr>
                      <w:rFonts w:ascii="Calibri Light" w:hAnsi="Calibri Light" w:cstheme="minorBidi"/>
                      <w:noProof/>
                      <w:sz w:val="20"/>
                      <w:szCs w:val="20"/>
                    </w:rPr>
                    <w:t>isual side of the presentation is not rich, most of it is unclear</w:t>
                  </w:r>
                  <w:r w:rsidRPr="5481362D">
                    <w:rPr>
                      <w:rFonts w:ascii="Calibri Light" w:hAnsi="Calibri Light" w:cstheme="minorBidi"/>
                      <w:noProof/>
                      <w:sz w:val="20"/>
                      <w:szCs w:val="20"/>
                    </w:rPr>
                    <w:t>, inconsistent</w:t>
                  </w:r>
                  <w:r w:rsidR="607A554E" w:rsidRPr="5481362D">
                    <w:rPr>
                      <w:rFonts w:ascii="Calibri Light" w:hAnsi="Calibri Light" w:cstheme="minorBidi"/>
                      <w:noProof/>
                      <w:sz w:val="20"/>
                      <w:szCs w:val="20"/>
                    </w:rPr>
                    <w:t xml:space="preserve"> and contains</w:t>
                  </w:r>
                  <w:r w:rsidRPr="5481362D">
                    <w:rPr>
                      <w:rFonts w:ascii="Calibri Light" w:hAnsi="Calibri Light" w:cstheme="minorBidi"/>
                      <w:noProof/>
                      <w:sz w:val="20"/>
                      <w:szCs w:val="20"/>
                    </w:rPr>
                    <w:t xml:space="preserve"> </w:t>
                  </w:r>
                  <w:r w:rsidR="607A554E" w:rsidRPr="5481362D">
                    <w:rPr>
                      <w:rFonts w:ascii="Calibri Light" w:hAnsi="Calibri Light" w:cstheme="minorBidi"/>
                      <w:noProof/>
                      <w:spacing w:val="-47"/>
                      <w:sz w:val="20"/>
                      <w:szCs w:val="20"/>
                    </w:rPr>
                    <w:t xml:space="preserve"> </w:t>
                  </w:r>
                  <w:r w:rsidR="607A554E" w:rsidRPr="5481362D">
                    <w:rPr>
                      <w:rFonts w:ascii="Calibri Light" w:hAnsi="Calibri Light" w:cstheme="minorBidi"/>
                      <w:noProof/>
                      <w:sz w:val="20"/>
                      <w:szCs w:val="20"/>
                    </w:rPr>
                    <w:t xml:space="preserve">ambiguity. </w:t>
                  </w:r>
                  <w:r w:rsidRPr="5481362D">
                    <w:rPr>
                      <w:rFonts w:ascii="Calibri Light" w:hAnsi="Calibri Light" w:cstheme="minorBidi"/>
                      <w:noProof/>
                      <w:sz w:val="20"/>
                      <w:szCs w:val="20"/>
                    </w:rPr>
                    <w:t xml:space="preserve">There is an imbalance between textual and visual information used. </w:t>
                  </w:r>
                  <w:r w:rsidR="607A554E" w:rsidRPr="5481362D">
                    <w:rPr>
                      <w:rFonts w:ascii="Calibri Light" w:hAnsi="Calibri Light" w:cstheme="minorBidi"/>
                      <w:noProof/>
                      <w:sz w:val="20"/>
                      <w:szCs w:val="20"/>
                    </w:rPr>
                    <w:t xml:space="preserve">Verbal and nonverbal techniques are </w:t>
                  </w:r>
                  <w:r w:rsidRPr="5481362D">
                    <w:rPr>
                      <w:rFonts w:ascii="Calibri Light" w:hAnsi="Calibri Light" w:cstheme="minorBidi"/>
                      <w:noProof/>
                      <w:sz w:val="20"/>
                      <w:szCs w:val="20"/>
                    </w:rPr>
                    <w:t xml:space="preserve">not </w:t>
                  </w:r>
                  <w:r w:rsidR="607A554E" w:rsidRPr="5481362D">
                    <w:rPr>
                      <w:rFonts w:ascii="Calibri Light" w:hAnsi="Calibri Light" w:cstheme="minorBidi"/>
                      <w:noProof/>
                      <w:sz w:val="20"/>
                      <w:szCs w:val="20"/>
                    </w:rPr>
                    <w:t>used</w:t>
                  </w:r>
                  <w:r w:rsidRPr="5481362D">
                    <w:rPr>
                      <w:rFonts w:ascii="Calibri Light" w:hAnsi="Calibri Light" w:cstheme="minorBidi"/>
                      <w:noProof/>
                      <w:sz w:val="20"/>
                      <w:szCs w:val="20"/>
                    </w:rPr>
                    <w:t xml:space="preserve"> actively</w:t>
                  </w:r>
                  <w:r w:rsidR="607A554E" w:rsidRPr="5481362D">
                    <w:rPr>
                      <w:rFonts w:ascii="Calibri Light" w:hAnsi="Calibri Light" w:cstheme="minorBidi"/>
                      <w:noProof/>
                      <w:sz w:val="20"/>
                      <w:szCs w:val="20"/>
                    </w:rPr>
                    <w:t>, overall presentation</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is</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ill structured</w:t>
                  </w:r>
                  <w:r w:rsidRPr="5481362D">
                    <w:rPr>
                      <w:rFonts w:ascii="Calibri Light" w:hAnsi="Calibri Light" w:cstheme="minorBidi"/>
                      <w:noProof/>
                      <w:spacing w:val="1"/>
                      <w:sz w:val="20"/>
                      <w:szCs w:val="20"/>
                    </w:rPr>
                    <w:t xml:space="preserve">. </w:t>
                  </w:r>
                  <w:r w:rsidR="607A554E" w:rsidRPr="5481362D">
                    <w:rPr>
                      <w:rFonts w:ascii="Calibri Light" w:hAnsi="Calibri Light" w:cstheme="minorBidi"/>
                      <w:b/>
                      <w:bCs/>
                      <w:noProof/>
                      <w:sz w:val="20"/>
                      <w:szCs w:val="20"/>
                      <w:u w:val="single"/>
                    </w:rPr>
                    <w:t>0-</w:t>
                  </w:r>
                  <w:r w:rsidRPr="5481362D">
                    <w:rPr>
                      <w:rFonts w:ascii="Calibri Light" w:hAnsi="Calibri Light" w:cstheme="minorBidi"/>
                      <w:b/>
                      <w:bCs/>
                      <w:noProof/>
                      <w:sz w:val="20"/>
                      <w:szCs w:val="20"/>
                      <w:u w:val="single"/>
                    </w:rPr>
                    <w:t>1</w:t>
                  </w:r>
                  <w:r w:rsidR="607A554E" w:rsidRPr="5481362D">
                    <w:rPr>
                      <w:rFonts w:ascii="Calibri Light" w:hAnsi="Calibri Light" w:cstheme="minorBidi"/>
                      <w:b/>
                      <w:bCs/>
                      <w:noProof/>
                      <w:spacing w:val="1"/>
                      <w:sz w:val="20"/>
                      <w:szCs w:val="20"/>
                      <w:u w:val="single"/>
                    </w:rPr>
                    <w:t xml:space="preserve"> </w:t>
                  </w:r>
                  <w:r w:rsidR="607A554E" w:rsidRPr="5481362D">
                    <w:rPr>
                      <w:rFonts w:ascii="Calibri Light" w:hAnsi="Calibri Light" w:cstheme="minorBidi"/>
                      <w:b/>
                      <w:bCs/>
                      <w:noProof/>
                      <w:sz w:val="20"/>
                      <w:szCs w:val="20"/>
                      <w:u w:val="single"/>
                    </w:rPr>
                    <w:t>points.</w:t>
                  </w:r>
                </w:p>
                <w:p w14:paraId="02479544" w14:textId="344F4448" w:rsidR="00CA2D09" w:rsidRPr="00FE08B1" w:rsidRDefault="607A554E" w:rsidP="007F0688">
                  <w:pPr>
                    <w:pStyle w:val="TableParagraph"/>
                    <w:shd w:val="clear" w:color="auto" w:fill="DBE5F1" w:themeFill="accent1" w:themeFillTint="33"/>
                    <w:tabs>
                      <w:tab w:val="left" w:pos="185"/>
                    </w:tabs>
                    <w:spacing w:line="265" w:lineRule="exact"/>
                    <w:ind w:right="62"/>
                    <w:rPr>
                      <w:rFonts w:ascii="Calibri Light" w:hAnsi="Calibri Light" w:cstheme="minorBidi"/>
                      <w:b/>
                      <w:bCs/>
                      <w:noProof/>
                      <w:sz w:val="20"/>
                      <w:szCs w:val="20"/>
                    </w:rPr>
                  </w:pPr>
                  <w:r w:rsidRPr="5481362D">
                    <w:rPr>
                      <w:rFonts w:ascii="Calibri Light" w:hAnsi="Calibri Light" w:cstheme="minorBidi"/>
                      <w:b/>
                      <w:bCs/>
                      <w:noProof/>
                      <w:sz w:val="20"/>
                      <w:szCs w:val="20"/>
                    </w:rPr>
                    <w:t>Q</w:t>
                  </w:r>
                  <w:r w:rsidRPr="5481362D">
                    <w:rPr>
                      <w:rFonts w:ascii="Calibri Light" w:hAnsi="Calibri Light" w:cstheme="minorBidi"/>
                      <w:b/>
                      <w:bCs/>
                      <w:noProof/>
                      <w:sz w:val="20"/>
                      <w:szCs w:val="20"/>
                      <w:shd w:val="clear" w:color="auto" w:fill="DBE5F1" w:themeFill="accent1" w:themeFillTint="33"/>
                    </w:rPr>
                    <w:t>&amp;A</w:t>
                  </w:r>
                  <w:r w:rsidRPr="5481362D">
                    <w:rPr>
                      <w:rFonts w:ascii="Calibri Light" w:hAnsi="Calibri Light" w:cstheme="minorBidi"/>
                      <w:b/>
                      <w:bCs/>
                      <w:noProof/>
                      <w:spacing w:val="-2"/>
                      <w:sz w:val="20"/>
                      <w:szCs w:val="20"/>
                      <w:shd w:val="clear" w:color="auto" w:fill="DBE5F1" w:themeFill="accent1" w:themeFillTint="33"/>
                    </w:rPr>
                    <w:t xml:space="preserve"> </w:t>
                  </w:r>
                  <w:r w:rsidRPr="5481362D">
                    <w:rPr>
                      <w:rFonts w:ascii="Calibri Light" w:hAnsi="Calibri Light" w:cstheme="minorBidi"/>
                      <w:b/>
                      <w:bCs/>
                      <w:noProof/>
                      <w:sz w:val="20"/>
                      <w:szCs w:val="20"/>
                      <w:shd w:val="clear" w:color="auto" w:fill="DBE5F1" w:themeFill="accent1" w:themeFillTint="33"/>
                    </w:rPr>
                    <w:t>–</w:t>
                  </w:r>
                  <w:r w:rsidRPr="5481362D">
                    <w:rPr>
                      <w:rFonts w:ascii="Calibri Light" w:hAnsi="Calibri Light" w:cstheme="minorBidi"/>
                      <w:b/>
                      <w:bCs/>
                      <w:noProof/>
                      <w:spacing w:val="-1"/>
                      <w:sz w:val="20"/>
                      <w:szCs w:val="20"/>
                      <w:shd w:val="clear" w:color="auto" w:fill="DBE5F1" w:themeFill="accent1" w:themeFillTint="33"/>
                    </w:rPr>
                    <w:t xml:space="preserve"> </w:t>
                  </w:r>
                  <w:r w:rsidR="00D44A46">
                    <w:rPr>
                      <w:rFonts w:ascii="Calibri Light" w:hAnsi="Calibri Light" w:cstheme="minorBidi"/>
                      <w:b/>
                      <w:bCs/>
                      <w:noProof/>
                      <w:spacing w:val="-1"/>
                      <w:sz w:val="20"/>
                      <w:szCs w:val="20"/>
                      <w:shd w:val="clear" w:color="auto" w:fill="DBE5F1" w:themeFill="accent1" w:themeFillTint="33"/>
                    </w:rPr>
                    <w:t>3</w:t>
                  </w:r>
                  <w:r w:rsidRPr="5481362D">
                    <w:rPr>
                      <w:rFonts w:ascii="Calibri Light" w:hAnsi="Calibri Light" w:cstheme="minorBidi"/>
                      <w:b/>
                      <w:bCs/>
                      <w:noProof/>
                      <w:spacing w:val="-1"/>
                      <w:sz w:val="20"/>
                      <w:szCs w:val="20"/>
                      <w:shd w:val="clear" w:color="auto" w:fill="DBE5F1" w:themeFill="accent1" w:themeFillTint="33"/>
                    </w:rPr>
                    <w:t xml:space="preserve"> </w:t>
                  </w:r>
                  <w:r w:rsidRPr="5481362D">
                    <w:rPr>
                      <w:rFonts w:ascii="Calibri Light" w:hAnsi="Calibri Light" w:cstheme="minorBidi"/>
                      <w:b/>
                      <w:bCs/>
                      <w:noProof/>
                      <w:sz w:val="20"/>
                      <w:szCs w:val="20"/>
                      <w:shd w:val="clear" w:color="auto" w:fill="DBE5F1" w:themeFill="accent1" w:themeFillTint="33"/>
                    </w:rPr>
                    <w:t>POINTS</w:t>
                  </w:r>
                  <w:r w:rsidRPr="5481362D">
                    <w:rPr>
                      <w:rFonts w:ascii="Calibri Light" w:hAnsi="Calibri Light" w:cstheme="minorBidi"/>
                      <w:b/>
                      <w:bCs/>
                      <w:noProof/>
                      <w:spacing w:val="-1"/>
                      <w:sz w:val="20"/>
                      <w:szCs w:val="20"/>
                      <w:shd w:val="clear" w:color="auto" w:fill="DBE5F1" w:themeFill="accent1" w:themeFillTint="33"/>
                    </w:rPr>
                    <w:t xml:space="preserve"> </w:t>
                  </w:r>
                  <w:r w:rsidRPr="5481362D">
                    <w:rPr>
                      <w:rFonts w:ascii="Calibri Light" w:hAnsi="Calibri Light" w:cstheme="minorBidi"/>
                      <w:b/>
                      <w:bCs/>
                      <w:noProof/>
                      <w:sz w:val="20"/>
                      <w:szCs w:val="20"/>
                      <w:shd w:val="clear" w:color="auto" w:fill="DBE5F1" w:themeFill="accent1" w:themeFillTint="33"/>
                    </w:rPr>
                    <w:t>MAX</w:t>
                  </w:r>
                </w:p>
                <w:p w14:paraId="0F35F140" w14:textId="052AED0F" w:rsidR="00CA2D09" w:rsidRPr="00FE08B1" w:rsidRDefault="27FBE07B" w:rsidP="007F0688">
                  <w:pPr>
                    <w:pStyle w:val="TableParagraph"/>
                    <w:numPr>
                      <w:ilvl w:val="0"/>
                      <w:numId w:val="10"/>
                    </w:numPr>
                    <w:tabs>
                      <w:tab w:val="left" w:pos="185"/>
                    </w:tabs>
                    <w:spacing w:line="237" w:lineRule="auto"/>
                    <w:ind w:right="62"/>
                    <w:jc w:val="both"/>
                    <w:rPr>
                      <w:rFonts w:ascii="Calibri Light" w:hAnsi="Calibri Light" w:cstheme="minorBidi"/>
                      <w:noProof/>
                      <w:sz w:val="20"/>
                      <w:szCs w:val="20"/>
                    </w:rPr>
                  </w:pPr>
                  <w:r w:rsidRPr="5481362D">
                    <w:rPr>
                      <w:rFonts w:ascii="Calibri Light" w:hAnsi="Calibri Light" w:cstheme="minorBidi"/>
                      <w:noProof/>
                      <w:sz w:val="20"/>
                      <w:szCs w:val="20"/>
                    </w:rPr>
                    <w:t>A</w:t>
                  </w:r>
                  <w:r w:rsidR="607A554E" w:rsidRPr="5481362D">
                    <w:rPr>
                      <w:rFonts w:ascii="Calibri Light" w:hAnsi="Calibri Light" w:cstheme="minorBidi"/>
                      <w:noProof/>
                      <w:sz w:val="20"/>
                      <w:szCs w:val="20"/>
                    </w:rPr>
                    <w:t>nswers</w:t>
                  </w:r>
                  <w:r w:rsidR="607A554E" w:rsidRPr="5481362D">
                    <w:rPr>
                      <w:rFonts w:ascii="Calibri Light" w:hAnsi="Calibri Light" w:cstheme="minorBidi"/>
                      <w:noProof/>
                      <w:spacing w:val="-3"/>
                      <w:sz w:val="20"/>
                      <w:szCs w:val="20"/>
                    </w:rPr>
                    <w:t xml:space="preserve"> </w:t>
                  </w:r>
                  <w:r w:rsidR="607A554E" w:rsidRPr="5481362D">
                    <w:rPr>
                      <w:rFonts w:ascii="Calibri Light" w:hAnsi="Calibri Light" w:cstheme="minorBidi"/>
                      <w:noProof/>
                      <w:sz w:val="20"/>
                      <w:szCs w:val="20"/>
                    </w:rPr>
                    <w:t>are</w:t>
                  </w:r>
                  <w:r w:rsidR="607A554E" w:rsidRPr="5481362D">
                    <w:rPr>
                      <w:rFonts w:ascii="Calibri Light" w:hAnsi="Calibri Light" w:cstheme="minorBidi"/>
                      <w:noProof/>
                      <w:spacing w:val="-4"/>
                      <w:sz w:val="20"/>
                      <w:szCs w:val="20"/>
                    </w:rPr>
                    <w:t xml:space="preserve"> </w:t>
                  </w:r>
                  <w:r w:rsidR="607A554E" w:rsidRPr="5481362D">
                    <w:rPr>
                      <w:rFonts w:ascii="Calibri Light" w:hAnsi="Calibri Light" w:cstheme="minorBidi"/>
                      <w:noProof/>
                      <w:sz w:val="20"/>
                      <w:szCs w:val="20"/>
                    </w:rPr>
                    <w:t>adequate,</w:t>
                  </w:r>
                  <w:r w:rsidR="607A554E" w:rsidRPr="5481362D">
                    <w:rPr>
                      <w:rFonts w:ascii="Calibri Light" w:hAnsi="Calibri Light" w:cstheme="minorBidi"/>
                      <w:noProof/>
                      <w:spacing w:val="-3"/>
                      <w:sz w:val="20"/>
                      <w:szCs w:val="20"/>
                    </w:rPr>
                    <w:t xml:space="preserve"> </w:t>
                  </w:r>
                  <w:r w:rsidR="607A554E" w:rsidRPr="5481362D">
                    <w:rPr>
                      <w:rFonts w:ascii="Calibri Light" w:hAnsi="Calibri Light" w:cstheme="minorBidi"/>
                      <w:noProof/>
                      <w:sz w:val="20"/>
                      <w:szCs w:val="20"/>
                    </w:rPr>
                    <w:t>directly</w:t>
                  </w:r>
                  <w:r w:rsidR="607A554E" w:rsidRPr="5481362D">
                    <w:rPr>
                      <w:rFonts w:ascii="Calibri Light" w:hAnsi="Calibri Light" w:cstheme="minorBidi"/>
                      <w:noProof/>
                      <w:spacing w:val="-3"/>
                      <w:sz w:val="20"/>
                      <w:szCs w:val="20"/>
                    </w:rPr>
                    <w:t xml:space="preserve"> </w:t>
                  </w:r>
                  <w:r w:rsidR="607A554E" w:rsidRPr="5481362D">
                    <w:rPr>
                      <w:rFonts w:ascii="Calibri Light" w:hAnsi="Calibri Light" w:cstheme="minorBidi"/>
                      <w:noProof/>
                      <w:sz w:val="20"/>
                      <w:szCs w:val="20"/>
                    </w:rPr>
                    <w:t>linked</w:t>
                  </w:r>
                  <w:r w:rsidR="607A554E" w:rsidRPr="5481362D">
                    <w:rPr>
                      <w:rFonts w:ascii="Calibri Light" w:hAnsi="Calibri Light" w:cstheme="minorBidi"/>
                      <w:noProof/>
                      <w:spacing w:val="-2"/>
                      <w:sz w:val="20"/>
                      <w:szCs w:val="20"/>
                    </w:rPr>
                    <w:t xml:space="preserve"> </w:t>
                  </w:r>
                  <w:r w:rsidR="607A554E" w:rsidRPr="5481362D">
                    <w:rPr>
                      <w:rFonts w:ascii="Calibri Light" w:hAnsi="Calibri Light" w:cstheme="minorBidi"/>
                      <w:noProof/>
                      <w:sz w:val="20"/>
                      <w:szCs w:val="20"/>
                    </w:rPr>
                    <w:t>with</w:t>
                  </w:r>
                  <w:r w:rsidR="607A554E" w:rsidRPr="5481362D">
                    <w:rPr>
                      <w:rFonts w:ascii="Calibri Light" w:hAnsi="Calibri Light" w:cstheme="minorBidi"/>
                      <w:noProof/>
                      <w:spacing w:val="-4"/>
                      <w:sz w:val="20"/>
                      <w:szCs w:val="20"/>
                    </w:rPr>
                    <w:t xml:space="preserve"> </w:t>
                  </w:r>
                  <w:r w:rsidR="607A554E" w:rsidRPr="5481362D">
                    <w:rPr>
                      <w:rFonts w:ascii="Calibri Light" w:hAnsi="Calibri Light" w:cstheme="minorBidi"/>
                      <w:noProof/>
                      <w:sz w:val="20"/>
                      <w:szCs w:val="20"/>
                    </w:rPr>
                    <w:t>the</w:t>
                  </w:r>
                  <w:r w:rsidR="607A554E" w:rsidRPr="5481362D">
                    <w:rPr>
                      <w:rFonts w:ascii="Calibri Light" w:hAnsi="Calibri Light" w:cstheme="minorBidi"/>
                      <w:noProof/>
                      <w:spacing w:val="-4"/>
                      <w:sz w:val="20"/>
                      <w:szCs w:val="20"/>
                    </w:rPr>
                    <w:t xml:space="preserve"> </w:t>
                  </w:r>
                  <w:r w:rsidR="607A554E" w:rsidRPr="5481362D">
                    <w:rPr>
                      <w:rFonts w:ascii="Calibri Light" w:hAnsi="Calibri Light" w:cstheme="minorBidi"/>
                      <w:noProof/>
                      <w:sz w:val="20"/>
                      <w:szCs w:val="20"/>
                    </w:rPr>
                    <w:t>question,</w:t>
                  </w:r>
                  <w:r w:rsidR="607A554E" w:rsidRPr="5481362D">
                    <w:rPr>
                      <w:rFonts w:ascii="Calibri Light" w:hAnsi="Calibri Light" w:cstheme="minorBidi"/>
                      <w:noProof/>
                      <w:spacing w:val="-3"/>
                      <w:sz w:val="20"/>
                      <w:szCs w:val="20"/>
                    </w:rPr>
                    <w:t xml:space="preserve"> </w:t>
                  </w:r>
                  <w:r w:rsidR="607A554E" w:rsidRPr="5481362D">
                    <w:rPr>
                      <w:rFonts w:ascii="Calibri Light" w:hAnsi="Calibri Light" w:cstheme="minorBidi"/>
                      <w:noProof/>
                      <w:sz w:val="20"/>
                      <w:szCs w:val="20"/>
                    </w:rPr>
                    <w:t>easy</w:t>
                  </w:r>
                  <w:r w:rsidR="607A554E" w:rsidRPr="5481362D">
                    <w:rPr>
                      <w:rFonts w:ascii="Calibri Light" w:hAnsi="Calibri Light" w:cstheme="minorBidi"/>
                      <w:noProof/>
                      <w:spacing w:val="-3"/>
                      <w:sz w:val="20"/>
                      <w:szCs w:val="20"/>
                    </w:rPr>
                    <w:t xml:space="preserve"> </w:t>
                  </w:r>
                  <w:r w:rsidR="607A554E" w:rsidRPr="5481362D">
                    <w:rPr>
                      <w:rFonts w:ascii="Calibri Light" w:hAnsi="Calibri Light" w:cstheme="minorBidi"/>
                      <w:noProof/>
                      <w:sz w:val="20"/>
                      <w:szCs w:val="20"/>
                    </w:rPr>
                    <w:t>to</w:t>
                  </w:r>
                  <w:r w:rsidR="607A554E" w:rsidRPr="5481362D">
                    <w:rPr>
                      <w:rFonts w:ascii="Calibri Light" w:hAnsi="Calibri Light" w:cstheme="minorBidi"/>
                      <w:noProof/>
                      <w:spacing w:val="-3"/>
                      <w:sz w:val="20"/>
                      <w:szCs w:val="20"/>
                    </w:rPr>
                    <w:t xml:space="preserve"> </w:t>
                  </w:r>
                  <w:r w:rsidR="3B664292" w:rsidRPr="5481362D">
                    <w:rPr>
                      <w:rFonts w:ascii="Calibri Light" w:hAnsi="Calibri Light" w:cstheme="minorBidi"/>
                      <w:noProof/>
                      <w:sz w:val="20"/>
                      <w:szCs w:val="20"/>
                    </w:rPr>
                    <w:t xml:space="preserve">understand and </w:t>
                  </w:r>
                  <w:r w:rsidR="607A554E" w:rsidRPr="5481362D">
                    <w:rPr>
                      <w:rFonts w:ascii="Calibri Light" w:hAnsi="Calibri Light" w:cstheme="minorBidi"/>
                      <w:noProof/>
                      <w:sz w:val="20"/>
                      <w:szCs w:val="20"/>
                    </w:rPr>
                    <w:t>based on</w:t>
                  </w:r>
                  <w:r w:rsidR="607A554E" w:rsidRPr="5481362D">
                    <w:rPr>
                      <w:rFonts w:ascii="Calibri Light" w:hAnsi="Calibri Light" w:cstheme="minorBidi"/>
                      <w:noProof/>
                      <w:spacing w:val="-2"/>
                      <w:sz w:val="20"/>
                      <w:szCs w:val="20"/>
                    </w:rPr>
                    <w:t xml:space="preserve"> </w:t>
                  </w:r>
                  <w:r w:rsidR="607A554E" w:rsidRPr="5481362D">
                    <w:rPr>
                      <w:rFonts w:ascii="Calibri Light" w:hAnsi="Calibri Light" w:cstheme="minorBidi"/>
                      <w:noProof/>
                      <w:sz w:val="20"/>
                      <w:szCs w:val="20"/>
                    </w:rPr>
                    <w:t>strong</w:t>
                  </w:r>
                  <w:r w:rsidR="607A554E" w:rsidRPr="5481362D">
                    <w:rPr>
                      <w:rFonts w:ascii="Calibri Light" w:hAnsi="Calibri Light" w:cstheme="minorBidi"/>
                      <w:noProof/>
                      <w:spacing w:val="1"/>
                      <w:sz w:val="20"/>
                      <w:szCs w:val="20"/>
                    </w:rPr>
                    <w:t xml:space="preserve"> </w:t>
                  </w:r>
                  <w:r w:rsidR="607A554E" w:rsidRPr="5481362D">
                    <w:rPr>
                      <w:rFonts w:ascii="Calibri Light" w:hAnsi="Calibri Light" w:cstheme="minorBidi"/>
                      <w:noProof/>
                      <w:sz w:val="20"/>
                      <w:szCs w:val="20"/>
                    </w:rPr>
                    <w:t>argument(s)</w:t>
                  </w:r>
                  <w:r w:rsidRPr="5481362D">
                    <w:rPr>
                      <w:rFonts w:ascii="Calibri Light" w:hAnsi="Calibri Light" w:cstheme="minorBidi"/>
                      <w:noProof/>
                      <w:sz w:val="20"/>
                      <w:szCs w:val="20"/>
                    </w:rPr>
                    <w:t xml:space="preserve">. </w:t>
                  </w:r>
                  <w:r w:rsidR="607A554E" w:rsidRPr="5481362D">
                    <w:rPr>
                      <w:rFonts w:ascii="Calibri Light" w:hAnsi="Calibri Light" w:cstheme="minorBidi"/>
                      <w:b/>
                      <w:bCs/>
                      <w:noProof/>
                      <w:sz w:val="20"/>
                      <w:szCs w:val="20"/>
                      <w:u w:val="single"/>
                    </w:rPr>
                    <w:t>1</w:t>
                  </w:r>
                  <w:r w:rsidR="00D44A46">
                    <w:rPr>
                      <w:rFonts w:ascii="Calibri Light" w:hAnsi="Calibri Light" w:cstheme="minorBidi"/>
                      <w:b/>
                      <w:bCs/>
                      <w:noProof/>
                      <w:sz w:val="20"/>
                      <w:szCs w:val="20"/>
                      <w:u w:val="single"/>
                    </w:rPr>
                    <w:t>.5</w:t>
                  </w:r>
                  <w:r w:rsidR="607A554E" w:rsidRPr="5481362D">
                    <w:rPr>
                      <w:rFonts w:ascii="Calibri Light" w:hAnsi="Calibri Light" w:cstheme="minorBidi"/>
                      <w:b/>
                      <w:bCs/>
                      <w:noProof/>
                      <w:sz w:val="20"/>
                      <w:szCs w:val="20"/>
                      <w:u w:val="single"/>
                    </w:rPr>
                    <w:t>-</w:t>
                  </w:r>
                  <w:r w:rsidR="00D44A46">
                    <w:rPr>
                      <w:rFonts w:ascii="Calibri Light" w:hAnsi="Calibri Light" w:cstheme="minorBidi"/>
                      <w:b/>
                      <w:bCs/>
                      <w:noProof/>
                      <w:sz w:val="20"/>
                      <w:szCs w:val="20"/>
                      <w:u w:val="single"/>
                    </w:rPr>
                    <w:t>3</w:t>
                  </w:r>
                  <w:r w:rsidR="607A554E" w:rsidRPr="5481362D">
                    <w:rPr>
                      <w:rFonts w:ascii="Calibri Light" w:hAnsi="Calibri Light" w:cstheme="minorBidi"/>
                      <w:b/>
                      <w:bCs/>
                      <w:noProof/>
                      <w:sz w:val="20"/>
                      <w:szCs w:val="20"/>
                      <w:u w:val="single"/>
                    </w:rPr>
                    <w:t xml:space="preserve"> points.</w:t>
                  </w:r>
                </w:p>
                <w:p w14:paraId="1177F0CC" w14:textId="48E73DBF" w:rsidR="005C415E" w:rsidRPr="00FE08B1" w:rsidRDefault="27FBE07B" w:rsidP="007F0688">
                  <w:pPr>
                    <w:pStyle w:val="TableParagraph"/>
                    <w:numPr>
                      <w:ilvl w:val="0"/>
                      <w:numId w:val="10"/>
                    </w:numPr>
                    <w:tabs>
                      <w:tab w:val="left" w:pos="185"/>
                    </w:tabs>
                    <w:spacing w:before="1" w:line="237" w:lineRule="auto"/>
                    <w:ind w:right="62"/>
                    <w:jc w:val="both"/>
                    <w:rPr>
                      <w:rFonts w:ascii="Calibri Light" w:hAnsi="Calibri Light" w:cstheme="minorBidi"/>
                      <w:noProof/>
                      <w:sz w:val="20"/>
                      <w:szCs w:val="20"/>
                    </w:rPr>
                  </w:pPr>
                  <w:r w:rsidRPr="5481362D">
                    <w:rPr>
                      <w:rFonts w:ascii="Calibri Light" w:hAnsi="Calibri Light" w:cstheme="minorBidi"/>
                      <w:noProof/>
                      <w:sz w:val="20"/>
                      <w:szCs w:val="20"/>
                    </w:rPr>
                    <w:t>M</w:t>
                  </w:r>
                  <w:r w:rsidR="607A554E" w:rsidRPr="5481362D">
                    <w:rPr>
                      <w:rFonts w:ascii="Calibri Light" w:hAnsi="Calibri Light" w:cstheme="minorBidi"/>
                      <w:noProof/>
                      <w:sz w:val="20"/>
                      <w:szCs w:val="20"/>
                    </w:rPr>
                    <w:t>ost</w:t>
                  </w:r>
                  <w:r w:rsidR="607A554E" w:rsidRPr="5481362D">
                    <w:rPr>
                      <w:rFonts w:ascii="Calibri Light" w:hAnsi="Calibri Light" w:cstheme="minorBidi"/>
                      <w:noProof/>
                      <w:spacing w:val="-10"/>
                      <w:sz w:val="20"/>
                      <w:szCs w:val="20"/>
                    </w:rPr>
                    <w:t xml:space="preserve"> </w:t>
                  </w:r>
                  <w:r w:rsidR="607A554E" w:rsidRPr="5481362D">
                    <w:rPr>
                      <w:rFonts w:ascii="Calibri Light" w:hAnsi="Calibri Light" w:cstheme="minorBidi"/>
                      <w:noProof/>
                      <w:sz w:val="20"/>
                      <w:szCs w:val="20"/>
                    </w:rPr>
                    <w:t>of</w:t>
                  </w:r>
                  <w:r w:rsidR="607A554E" w:rsidRPr="5481362D">
                    <w:rPr>
                      <w:rFonts w:ascii="Calibri Light" w:hAnsi="Calibri Light" w:cstheme="minorBidi"/>
                      <w:noProof/>
                      <w:spacing w:val="-10"/>
                      <w:sz w:val="20"/>
                      <w:szCs w:val="20"/>
                    </w:rPr>
                    <w:t xml:space="preserve"> </w:t>
                  </w:r>
                  <w:r w:rsidR="607A554E" w:rsidRPr="5481362D">
                    <w:rPr>
                      <w:rFonts w:ascii="Calibri Light" w:hAnsi="Calibri Light" w:cstheme="minorBidi"/>
                      <w:noProof/>
                      <w:sz w:val="20"/>
                      <w:szCs w:val="20"/>
                    </w:rPr>
                    <w:t>the</w:t>
                  </w:r>
                  <w:r w:rsidR="607A554E" w:rsidRPr="5481362D">
                    <w:rPr>
                      <w:rFonts w:ascii="Calibri Light" w:hAnsi="Calibri Light" w:cstheme="minorBidi"/>
                      <w:noProof/>
                      <w:spacing w:val="-9"/>
                      <w:sz w:val="20"/>
                      <w:szCs w:val="20"/>
                    </w:rPr>
                    <w:t xml:space="preserve"> </w:t>
                  </w:r>
                  <w:r w:rsidR="607A554E" w:rsidRPr="5481362D">
                    <w:rPr>
                      <w:rFonts w:ascii="Calibri Light" w:hAnsi="Calibri Light" w:cstheme="minorBidi"/>
                      <w:noProof/>
                      <w:sz w:val="20"/>
                      <w:szCs w:val="20"/>
                    </w:rPr>
                    <w:t>answers</w:t>
                  </w:r>
                  <w:r w:rsidR="607A554E" w:rsidRPr="5481362D">
                    <w:rPr>
                      <w:rFonts w:ascii="Calibri Light" w:hAnsi="Calibri Light" w:cstheme="minorBidi"/>
                      <w:noProof/>
                      <w:spacing w:val="-9"/>
                      <w:sz w:val="20"/>
                      <w:szCs w:val="20"/>
                    </w:rPr>
                    <w:t xml:space="preserve"> </w:t>
                  </w:r>
                  <w:r w:rsidR="607A554E" w:rsidRPr="5481362D">
                    <w:rPr>
                      <w:rFonts w:ascii="Calibri Light" w:hAnsi="Calibri Light" w:cstheme="minorBidi"/>
                      <w:noProof/>
                      <w:sz w:val="20"/>
                      <w:szCs w:val="20"/>
                    </w:rPr>
                    <w:t>are</w:t>
                  </w:r>
                  <w:r w:rsidR="607A554E" w:rsidRPr="5481362D">
                    <w:rPr>
                      <w:rFonts w:ascii="Calibri Light" w:hAnsi="Calibri Light" w:cstheme="minorBidi"/>
                      <w:noProof/>
                      <w:spacing w:val="-9"/>
                      <w:sz w:val="20"/>
                      <w:szCs w:val="20"/>
                    </w:rPr>
                    <w:t xml:space="preserve"> </w:t>
                  </w:r>
                  <w:r w:rsidR="607A554E" w:rsidRPr="5481362D">
                    <w:rPr>
                      <w:rFonts w:ascii="Calibri Light" w:hAnsi="Calibri Light" w:cstheme="minorBidi"/>
                      <w:noProof/>
                      <w:sz w:val="20"/>
                      <w:szCs w:val="20"/>
                    </w:rPr>
                    <w:t>linked</w:t>
                  </w:r>
                  <w:r w:rsidR="607A554E" w:rsidRPr="5481362D">
                    <w:rPr>
                      <w:rFonts w:ascii="Calibri Light" w:hAnsi="Calibri Light" w:cstheme="minorBidi"/>
                      <w:noProof/>
                      <w:spacing w:val="-9"/>
                      <w:sz w:val="20"/>
                      <w:szCs w:val="20"/>
                    </w:rPr>
                    <w:t xml:space="preserve"> </w:t>
                  </w:r>
                  <w:r w:rsidR="607A554E" w:rsidRPr="5481362D">
                    <w:rPr>
                      <w:rFonts w:ascii="Calibri Light" w:hAnsi="Calibri Light" w:cstheme="minorBidi"/>
                      <w:noProof/>
                      <w:sz w:val="20"/>
                      <w:szCs w:val="20"/>
                    </w:rPr>
                    <w:t>with</w:t>
                  </w:r>
                  <w:r w:rsidR="607A554E" w:rsidRPr="5481362D">
                    <w:rPr>
                      <w:rFonts w:ascii="Calibri Light" w:hAnsi="Calibri Light" w:cstheme="minorBidi"/>
                      <w:noProof/>
                      <w:spacing w:val="-10"/>
                      <w:sz w:val="20"/>
                      <w:szCs w:val="20"/>
                    </w:rPr>
                    <w:t xml:space="preserve"> </w:t>
                  </w:r>
                  <w:r w:rsidR="607A554E" w:rsidRPr="5481362D">
                    <w:rPr>
                      <w:rFonts w:ascii="Calibri Light" w:hAnsi="Calibri Light" w:cstheme="minorBidi"/>
                      <w:noProof/>
                      <w:sz w:val="20"/>
                      <w:szCs w:val="20"/>
                    </w:rPr>
                    <w:t>the</w:t>
                  </w:r>
                  <w:r w:rsidR="607A554E" w:rsidRPr="5481362D">
                    <w:rPr>
                      <w:rFonts w:ascii="Calibri Light" w:hAnsi="Calibri Light" w:cstheme="minorBidi"/>
                      <w:noProof/>
                      <w:spacing w:val="-9"/>
                      <w:sz w:val="20"/>
                      <w:szCs w:val="20"/>
                    </w:rPr>
                    <w:t xml:space="preserve"> </w:t>
                  </w:r>
                  <w:r w:rsidR="607A554E" w:rsidRPr="5481362D">
                    <w:rPr>
                      <w:rFonts w:ascii="Calibri Light" w:hAnsi="Calibri Light" w:cstheme="minorBidi"/>
                      <w:noProof/>
                      <w:sz w:val="20"/>
                      <w:szCs w:val="20"/>
                    </w:rPr>
                    <w:t>stated</w:t>
                  </w:r>
                  <w:r w:rsidR="607A554E" w:rsidRPr="5481362D">
                    <w:rPr>
                      <w:rFonts w:ascii="Calibri Light" w:hAnsi="Calibri Light" w:cstheme="minorBidi"/>
                      <w:noProof/>
                      <w:spacing w:val="-9"/>
                      <w:sz w:val="20"/>
                      <w:szCs w:val="20"/>
                    </w:rPr>
                    <w:t xml:space="preserve"> </w:t>
                  </w:r>
                  <w:r w:rsidR="607A554E" w:rsidRPr="5481362D">
                    <w:rPr>
                      <w:rFonts w:ascii="Calibri Light" w:hAnsi="Calibri Light" w:cstheme="minorBidi"/>
                      <w:noProof/>
                      <w:sz w:val="20"/>
                      <w:szCs w:val="20"/>
                    </w:rPr>
                    <w:t>questions,</w:t>
                  </w:r>
                  <w:r w:rsidR="607A554E" w:rsidRPr="5481362D">
                    <w:rPr>
                      <w:rFonts w:ascii="Calibri Light" w:hAnsi="Calibri Light" w:cstheme="minorBidi"/>
                      <w:noProof/>
                      <w:spacing w:val="-9"/>
                      <w:sz w:val="20"/>
                      <w:szCs w:val="20"/>
                    </w:rPr>
                    <w:t xml:space="preserve"> </w:t>
                  </w:r>
                  <w:r w:rsidR="607A554E" w:rsidRPr="5481362D">
                    <w:rPr>
                      <w:rFonts w:ascii="Calibri Light" w:hAnsi="Calibri Light" w:cstheme="minorBidi"/>
                      <w:noProof/>
                      <w:sz w:val="20"/>
                      <w:szCs w:val="20"/>
                    </w:rPr>
                    <w:t>but</w:t>
                  </w:r>
                  <w:r w:rsidR="607A554E" w:rsidRPr="5481362D">
                    <w:rPr>
                      <w:rFonts w:ascii="Calibri Light" w:hAnsi="Calibri Light" w:cstheme="minorBidi"/>
                      <w:noProof/>
                      <w:spacing w:val="-10"/>
                      <w:sz w:val="20"/>
                      <w:szCs w:val="20"/>
                    </w:rPr>
                    <w:t xml:space="preserve"> </w:t>
                  </w:r>
                  <w:r w:rsidR="607A554E" w:rsidRPr="5481362D">
                    <w:rPr>
                      <w:rFonts w:ascii="Calibri Light" w:hAnsi="Calibri Light" w:cstheme="minorBidi"/>
                      <w:noProof/>
                      <w:sz w:val="20"/>
                      <w:szCs w:val="20"/>
                    </w:rPr>
                    <w:t>there</w:t>
                  </w:r>
                  <w:r w:rsidR="607A554E" w:rsidRPr="5481362D">
                    <w:rPr>
                      <w:rFonts w:ascii="Calibri Light" w:hAnsi="Calibri Light" w:cstheme="minorBidi"/>
                      <w:noProof/>
                      <w:spacing w:val="-5"/>
                      <w:sz w:val="20"/>
                      <w:szCs w:val="20"/>
                    </w:rPr>
                    <w:t xml:space="preserve"> </w:t>
                  </w:r>
                  <w:r w:rsidRPr="5481362D">
                    <w:rPr>
                      <w:rFonts w:ascii="Calibri Light" w:hAnsi="Calibri Light" w:cstheme="minorBidi"/>
                      <w:noProof/>
                      <w:sz w:val="20"/>
                      <w:szCs w:val="20"/>
                    </w:rPr>
                    <w:t>is</w:t>
                  </w:r>
                  <w:r w:rsidR="607A554E" w:rsidRPr="5481362D">
                    <w:rPr>
                      <w:rFonts w:ascii="Calibri Light" w:hAnsi="Calibri Light" w:cstheme="minorBidi"/>
                      <w:noProof/>
                      <w:spacing w:val="-10"/>
                      <w:sz w:val="20"/>
                      <w:szCs w:val="20"/>
                    </w:rPr>
                    <w:t xml:space="preserve"> </w:t>
                  </w:r>
                  <w:r w:rsidR="607A554E" w:rsidRPr="5481362D">
                    <w:rPr>
                      <w:rFonts w:ascii="Calibri Light" w:hAnsi="Calibri Light" w:cstheme="minorBidi"/>
                      <w:noProof/>
                      <w:sz w:val="20"/>
                      <w:szCs w:val="20"/>
                    </w:rPr>
                    <w:t>a</w:t>
                  </w:r>
                  <w:r w:rsidR="607A554E" w:rsidRPr="5481362D">
                    <w:rPr>
                      <w:rFonts w:ascii="Calibri Light" w:hAnsi="Calibri Light" w:cstheme="minorBidi"/>
                      <w:noProof/>
                      <w:spacing w:val="-9"/>
                      <w:sz w:val="20"/>
                      <w:szCs w:val="20"/>
                    </w:rPr>
                    <w:t xml:space="preserve"> </w:t>
                  </w:r>
                  <w:r w:rsidR="607A554E" w:rsidRPr="5481362D">
                    <w:rPr>
                      <w:rFonts w:ascii="Calibri Light" w:hAnsi="Calibri Light" w:cstheme="minorBidi"/>
                      <w:noProof/>
                      <w:sz w:val="20"/>
                      <w:szCs w:val="20"/>
                    </w:rPr>
                    <w:t>lack</w:t>
                  </w:r>
                  <w:r w:rsidR="607A554E" w:rsidRPr="5481362D">
                    <w:rPr>
                      <w:rFonts w:ascii="Calibri Light" w:hAnsi="Calibri Light" w:cstheme="minorBidi"/>
                      <w:noProof/>
                      <w:spacing w:val="-48"/>
                      <w:sz w:val="20"/>
                      <w:szCs w:val="20"/>
                    </w:rPr>
                    <w:t xml:space="preserve"> </w:t>
                  </w:r>
                  <w:r w:rsidR="607A554E" w:rsidRPr="5481362D">
                    <w:rPr>
                      <w:rFonts w:ascii="Calibri Light" w:hAnsi="Calibri Light" w:cstheme="minorBidi"/>
                      <w:noProof/>
                      <w:sz w:val="20"/>
                      <w:szCs w:val="20"/>
                    </w:rPr>
                    <w:t>of</w:t>
                  </w:r>
                  <w:r w:rsidR="607A554E" w:rsidRPr="5481362D">
                    <w:rPr>
                      <w:rFonts w:ascii="Calibri Light" w:hAnsi="Calibri Light" w:cstheme="minorBidi"/>
                      <w:noProof/>
                      <w:spacing w:val="-3"/>
                      <w:sz w:val="20"/>
                      <w:szCs w:val="20"/>
                    </w:rPr>
                    <w:t xml:space="preserve"> </w:t>
                  </w:r>
                  <w:r w:rsidR="607A554E" w:rsidRPr="5481362D">
                    <w:rPr>
                      <w:rFonts w:ascii="Calibri Light" w:hAnsi="Calibri Light" w:cstheme="minorBidi"/>
                      <w:noProof/>
                      <w:sz w:val="20"/>
                      <w:szCs w:val="20"/>
                    </w:rPr>
                    <w:t>clarity and strong arguments</w:t>
                  </w:r>
                  <w:r w:rsidRPr="5481362D">
                    <w:rPr>
                      <w:rFonts w:ascii="Calibri Light" w:hAnsi="Calibri Light" w:cstheme="minorBidi"/>
                      <w:noProof/>
                      <w:sz w:val="20"/>
                      <w:szCs w:val="20"/>
                    </w:rPr>
                    <w:t xml:space="preserve">. </w:t>
                  </w:r>
                  <w:r w:rsidR="607A554E" w:rsidRPr="5481362D">
                    <w:rPr>
                      <w:rFonts w:ascii="Calibri Light" w:hAnsi="Calibri Light" w:cstheme="minorBidi"/>
                      <w:b/>
                      <w:bCs/>
                      <w:noProof/>
                      <w:sz w:val="20"/>
                      <w:szCs w:val="20"/>
                      <w:u w:val="single"/>
                    </w:rPr>
                    <w:t>0-1</w:t>
                  </w:r>
                  <w:r w:rsidR="00D44A46">
                    <w:rPr>
                      <w:rFonts w:ascii="Calibri Light" w:hAnsi="Calibri Light" w:cstheme="minorBidi"/>
                      <w:b/>
                      <w:bCs/>
                      <w:noProof/>
                      <w:sz w:val="20"/>
                      <w:szCs w:val="20"/>
                      <w:u w:val="single"/>
                    </w:rPr>
                    <w:t>.5</w:t>
                  </w:r>
                  <w:r w:rsidR="607A554E" w:rsidRPr="5481362D">
                    <w:rPr>
                      <w:rFonts w:ascii="Calibri Light" w:hAnsi="Calibri Light" w:cstheme="minorBidi"/>
                      <w:b/>
                      <w:bCs/>
                      <w:noProof/>
                      <w:spacing w:val="2"/>
                      <w:sz w:val="20"/>
                      <w:szCs w:val="20"/>
                      <w:u w:val="single"/>
                    </w:rPr>
                    <w:t xml:space="preserve"> </w:t>
                  </w:r>
                  <w:r w:rsidR="607A554E" w:rsidRPr="5481362D">
                    <w:rPr>
                      <w:rFonts w:ascii="Calibri Light" w:hAnsi="Calibri Light" w:cstheme="minorBidi"/>
                      <w:b/>
                      <w:bCs/>
                      <w:noProof/>
                      <w:sz w:val="20"/>
                      <w:szCs w:val="20"/>
                      <w:u w:val="single"/>
                    </w:rPr>
                    <w:t>points.</w:t>
                  </w:r>
                </w:p>
                <w:p w14:paraId="5739A414" w14:textId="77777777" w:rsidR="00CA2D09" w:rsidRPr="00FE08B1" w:rsidRDefault="607A554E" w:rsidP="007F0688">
                  <w:pPr>
                    <w:pStyle w:val="TableParagraph"/>
                    <w:shd w:val="clear" w:color="auto" w:fill="DBE5F1" w:themeFill="accent1" w:themeFillTint="33"/>
                    <w:tabs>
                      <w:tab w:val="left" w:pos="185"/>
                    </w:tabs>
                    <w:spacing w:line="237" w:lineRule="auto"/>
                    <w:ind w:left="5" w:right="62"/>
                    <w:jc w:val="both"/>
                    <w:rPr>
                      <w:rFonts w:ascii="Calibri Light" w:hAnsi="Calibri Light" w:cstheme="minorBidi"/>
                      <w:b/>
                      <w:bCs/>
                      <w:noProof/>
                      <w:sz w:val="20"/>
                      <w:szCs w:val="20"/>
                    </w:rPr>
                  </w:pPr>
                  <w:r w:rsidRPr="5481362D">
                    <w:rPr>
                      <w:rFonts w:ascii="Calibri Light" w:hAnsi="Calibri Light" w:cstheme="minorBidi"/>
                      <w:b/>
                      <w:bCs/>
                      <w:noProof/>
                      <w:sz w:val="20"/>
                      <w:szCs w:val="20"/>
                    </w:rPr>
                    <w:t>TEAM PRESENTATION STYLE</w:t>
                  </w:r>
                  <w:r w:rsidRPr="5481362D">
                    <w:rPr>
                      <w:rFonts w:ascii="Calibri Light" w:hAnsi="Calibri Light" w:cstheme="minorBidi"/>
                      <w:b/>
                      <w:bCs/>
                      <w:noProof/>
                      <w:spacing w:val="1"/>
                      <w:sz w:val="20"/>
                      <w:szCs w:val="20"/>
                    </w:rPr>
                    <w:t xml:space="preserve"> </w:t>
                  </w:r>
                  <w:r w:rsidRPr="5481362D">
                    <w:rPr>
                      <w:rFonts w:ascii="Calibri Light" w:hAnsi="Calibri Light" w:cstheme="minorBidi"/>
                      <w:b/>
                      <w:bCs/>
                      <w:noProof/>
                      <w:sz w:val="20"/>
                      <w:szCs w:val="20"/>
                    </w:rPr>
                    <w:t>– 2 POINTS</w:t>
                  </w:r>
                  <w:r w:rsidRPr="5481362D">
                    <w:rPr>
                      <w:rFonts w:ascii="Calibri Light" w:hAnsi="Calibri Light" w:cstheme="minorBidi"/>
                      <w:b/>
                      <w:bCs/>
                      <w:noProof/>
                      <w:spacing w:val="1"/>
                      <w:sz w:val="20"/>
                      <w:szCs w:val="20"/>
                    </w:rPr>
                    <w:t xml:space="preserve"> </w:t>
                  </w:r>
                  <w:r w:rsidRPr="5481362D">
                    <w:rPr>
                      <w:rFonts w:ascii="Calibri Light" w:hAnsi="Calibri Light" w:cstheme="minorBidi"/>
                      <w:b/>
                      <w:bCs/>
                      <w:noProof/>
                      <w:sz w:val="20"/>
                      <w:szCs w:val="20"/>
                    </w:rPr>
                    <w:t>MAX</w:t>
                  </w:r>
                </w:p>
                <w:p w14:paraId="30D6AC8F" w14:textId="499AF6E0" w:rsidR="00F50C5D" w:rsidRPr="00FE08B1" w:rsidRDefault="27FBE07B" w:rsidP="007F0688">
                  <w:pPr>
                    <w:pStyle w:val="TableParagraph"/>
                    <w:numPr>
                      <w:ilvl w:val="0"/>
                      <w:numId w:val="10"/>
                    </w:numPr>
                    <w:tabs>
                      <w:tab w:val="left" w:pos="185"/>
                    </w:tabs>
                    <w:spacing w:before="3" w:line="237" w:lineRule="auto"/>
                    <w:ind w:right="62"/>
                    <w:jc w:val="both"/>
                    <w:rPr>
                      <w:rFonts w:ascii="Calibri Light" w:hAnsi="Calibri Light" w:cstheme="minorBidi"/>
                      <w:noProof/>
                      <w:sz w:val="20"/>
                      <w:szCs w:val="20"/>
                    </w:rPr>
                  </w:pPr>
                  <w:r w:rsidRPr="5481362D">
                    <w:rPr>
                      <w:rFonts w:ascii="Calibri Light" w:hAnsi="Calibri Light" w:cstheme="minorBidi"/>
                      <w:noProof/>
                      <w:sz w:val="20"/>
                      <w:szCs w:val="20"/>
                    </w:rPr>
                    <w:t>T</w:t>
                  </w:r>
                  <w:r w:rsidR="607A554E" w:rsidRPr="5481362D">
                    <w:rPr>
                      <w:rFonts w:ascii="Calibri Light" w:hAnsi="Calibri Light" w:cstheme="minorBidi"/>
                      <w:noProof/>
                      <w:sz w:val="20"/>
                      <w:szCs w:val="20"/>
                    </w:rPr>
                    <w:t>here is a balanced and even allocation of time resource</w:t>
                  </w:r>
                  <w:r w:rsidR="669F8720" w:rsidRPr="5481362D">
                    <w:rPr>
                      <w:rFonts w:ascii="Calibri Light" w:hAnsi="Calibri Light" w:cstheme="minorBidi"/>
                      <w:noProof/>
                      <w:sz w:val="20"/>
                      <w:szCs w:val="20"/>
                    </w:rPr>
                    <w:t xml:space="preserve"> and assignment responsibilities</w:t>
                  </w:r>
                  <w:r w:rsidR="607A554E" w:rsidRPr="5481362D">
                    <w:rPr>
                      <w:rFonts w:ascii="Calibri Light" w:hAnsi="Calibri Light" w:cstheme="minorBidi"/>
                      <w:noProof/>
                      <w:sz w:val="20"/>
                      <w:szCs w:val="20"/>
                    </w:rPr>
                    <w:t>, team is organized,</w:t>
                  </w:r>
                  <w:r w:rsidR="607A554E" w:rsidRPr="5481362D">
                    <w:rPr>
                      <w:rFonts w:ascii="Calibri Light" w:hAnsi="Calibri Light" w:cstheme="minorBidi"/>
                      <w:noProof/>
                      <w:spacing w:val="-47"/>
                      <w:sz w:val="20"/>
                      <w:szCs w:val="20"/>
                    </w:rPr>
                    <w:t xml:space="preserve"> </w:t>
                  </w:r>
                  <w:r w:rsidRPr="5481362D">
                    <w:rPr>
                      <w:rFonts w:ascii="Calibri Light" w:hAnsi="Calibri Light" w:cstheme="minorBidi"/>
                      <w:noProof/>
                      <w:spacing w:val="-47"/>
                      <w:sz w:val="20"/>
                      <w:szCs w:val="20"/>
                    </w:rPr>
                    <w:t xml:space="preserve"> </w:t>
                  </w:r>
                  <w:r w:rsidR="607A554E" w:rsidRPr="5481362D">
                    <w:rPr>
                      <w:rFonts w:ascii="Calibri Light" w:hAnsi="Calibri Light" w:cstheme="minorBidi"/>
                      <w:noProof/>
                      <w:sz w:val="20"/>
                      <w:szCs w:val="20"/>
                    </w:rPr>
                    <w:t>members are confident, clearly describe product/service and demonstrate knowledge</w:t>
                  </w:r>
                  <w:r w:rsidRPr="5481362D">
                    <w:rPr>
                      <w:rFonts w:ascii="Calibri Light" w:hAnsi="Calibri Light" w:cstheme="minorBidi"/>
                      <w:noProof/>
                      <w:sz w:val="20"/>
                      <w:szCs w:val="20"/>
                    </w:rPr>
                    <w:t xml:space="preserve"> of the subject.  Members present in a natural way, not focusing on written notes.Time management is done properly. </w:t>
                  </w:r>
                  <w:r w:rsidR="607A554E" w:rsidRPr="5481362D">
                    <w:rPr>
                      <w:rFonts w:ascii="Calibri Light" w:hAnsi="Calibri Light" w:cstheme="minorBidi"/>
                      <w:b/>
                      <w:bCs/>
                      <w:noProof/>
                      <w:sz w:val="20"/>
                      <w:szCs w:val="20"/>
                      <w:u w:val="single"/>
                    </w:rPr>
                    <w:t>1-2</w:t>
                  </w:r>
                  <w:r w:rsidR="607A554E" w:rsidRPr="5481362D">
                    <w:rPr>
                      <w:rFonts w:ascii="Calibri Light" w:hAnsi="Calibri Light" w:cstheme="minorBidi"/>
                      <w:b/>
                      <w:bCs/>
                      <w:noProof/>
                      <w:spacing w:val="1"/>
                      <w:sz w:val="20"/>
                      <w:szCs w:val="20"/>
                      <w:u w:val="single"/>
                    </w:rPr>
                    <w:t xml:space="preserve"> </w:t>
                  </w:r>
                  <w:r w:rsidR="607A554E" w:rsidRPr="5481362D">
                    <w:rPr>
                      <w:rFonts w:ascii="Calibri Light" w:hAnsi="Calibri Light" w:cstheme="minorBidi"/>
                      <w:b/>
                      <w:bCs/>
                      <w:noProof/>
                      <w:sz w:val="20"/>
                      <w:szCs w:val="20"/>
                      <w:u w:val="single"/>
                    </w:rPr>
                    <w:t>points.</w:t>
                  </w:r>
                </w:p>
                <w:p w14:paraId="301D56F1" w14:textId="0C99D497" w:rsidR="00F50C5D" w:rsidRPr="00FE08B1" w:rsidRDefault="00CA2D09" w:rsidP="007F0688">
                  <w:pPr>
                    <w:pStyle w:val="TableParagraph"/>
                    <w:numPr>
                      <w:ilvl w:val="0"/>
                      <w:numId w:val="10"/>
                    </w:numPr>
                    <w:tabs>
                      <w:tab w:val="left" w:pos="185"/>
                    </w:tabs>
                    <w:spacing w:before="3" w:line="237" w:lineRule="auto"/>
                    <w:ind w:right="62"/>
                    <w:jc w:val="both"/>
                    <w:rPr>
                      <w:rFonts w:ascii="Calibri Light" w:hAnsi="Calibri Light" w:cstheme="minorHAnsi"/>
                      <w:noProof/>
                      <w:sz w:val="20"/>
                    </w:rPr>
                  </w:pPr>
                  <w:r w:rsidRPr="00FE08B1">
                    <w:rPr>
                      <w:rFonts w:ascii="Calibri Light" w:hAnsi="Calibri Light" w:cstheme="minorHAnsi"/>
                      <w:noProof/>
                      <w:sz w:val="20"/>
                    </w:rPr>
                    <w:t>Team isn’t organized, members are confused and don’t have sufficient knowledge of the</w:t>
                  </w:r>
                  <w:r w:rsidR="00F261E2" w:rsidRPr="00FE08B1">
                    <w:rPr>
                      <w:rFonts w:ascii="Calibri Light" w:hAnsi="Calibri Light" w:cstheme="minorHAnsi"/>
                      <w:noProof/>
                      <w:sz w:val="20"/>
                    </w:rPr>
                    <w:t xml:space="preserve"> subject. Members do not present in a natural way, focusing on written notes. Time management is weak. </w:t>
                  </w:r>
                  <w:r w:rsidRPr="00FE08B1">
                    <w:rPr>
                      <w:rFonts w:ascii="Calibri Light" w:hAnsi="Calibri Light" w:cstheme="minorHAnsi"/>
                      <w:b/>
                      <w:bCs/>
                      <w:noProof/>
                      <w:sz w:val="20"/>
                      <w:u w:val="single"/>
                    </w:rPr>
                    <w:t>0-1</w:t>
                  </w:r>
                  <w:r w:rsidR="00F261E2" w:rsidRPr="00FE08B1">
                    <w:rPr>
                      <w:rFonts w:ascii="Calibri Light" w:hAnsi="Calibri Light" w:cstheme="minorHAnsi"/>
                      <w:b/>
                      <w:bCs/>
                      <w:noProof/>
                      <w:sz w:val="20"/>
                      <w:u w:val="single"/>
                    </w:rPr>
                    <w:t xml:space="preserve"> points</w:t>
                  </w:r>
                  <w:r w:rsidRPr="00FE08B1">
                    <w:rPr>
                      <w:rFonts w:ascii="Calibri Light" w:hAnsi="Calibri Light" w:cstheme="minorHAnsi"/>
                      <w:b/>
                      <w:bCs/>
                      <w:noProof/>
                      <w:sz w:val="20"/>
                      <w:u w:val="single"/>
                    </w:rPr>
                    <w:t>.</w:t>
                  </w:r>
                  <w:r w:rsidRPr="00FE08B1">
                    <w:rPr>
                      <w:rFonts w:ascii="Calibri Light" w:hAnsi="Calibri Light" w:cstheme="minorHAnsi"/>
                      <w:noProof/>
                      <w:sz w:val="20"/>
                    </w:rPr>
                    <w:t xml:space="preserve"> </w:t>
                  </w:r>
                </w:p>
                <w:p w14:paraId="3E735283" w14:textId="77777777" w:rsidR="00F261E2" w:rsidRPr="00FE08B1" w:rsidRDefault="00F261E2" w:rsidP="007F0688">
                  <w:pPr>
                    <w:pStyle w:val="TableParagraph"/>
                    <w:tabs>
                      <w:tab w:val="left" w:pos="185"/>
                    </w:tabs>
                    <w:spacing w:before="3" w:line="237" w:lineRule="auto"/>
                    <w:ind w:left="360" w:right="62"/>
                    <w:jc w:val="both"/>
                    <w:rPr>
                      <w:rFonts w:ascii="Calibri Light" w:hAnsi="Calibri Light" w:cstheme="minorHAnsi"/>
                      <w:noProof/>
                      <w:sz w:val="20"/>
                    </w:rPr>
                  </w:pPr>
                </w:p>
                <w:p w14:paraId="5FA3B2D8" w14:textId="244F9D0B" w:rsidR="00F50C5D" w:rsidRPr="00FE08B1" w:rsidRDefault="00F261E2" w:rsidP="007F0688">
                  <w:pPr>
                    <w:pStyle w:val="TableParagraph"/>
                    <w:tabs>
                      <w:tab w:val="left" w:pos="185"/>
                    </w:tabs>
                    <w:spacing w:line="237" w:lineRule="auto"/>
                    <w:ind w:left="5" w:right="62"/>
                    <w:jc w:val="both"/>
                    <w:rPr>
                      <w:rFonts w:ascii="Calibri Light" w:hAnsi="Calibri Light" w:cstheme="minorHAnsi"/>
                      <w:noProof/>
                      <w:sz w:val="20"/>
                    </w:rPr>
                  </w:pPr>
                  <w:r w:rsidRPr="007F0688">
                    <w:rPr>
                      <w:rFonts w:ascii="Calibri Light" w:hAnsi="Calibri Light" w:cstheme="minorHAnsi"/>
                      <w:b/>
                      <w:noProof/>
                      <w:u w:val="single"/>
                    </w:rPr>
                    <w:t>Only presented team members will be assessed</w:t>
                  </w:r>
                </w:p>
              </w:tc>
            </w:tr>
          </w:tbl>
          <w:p w14:paraId="27A9304B" w14:textId="77777777" w:rsidR="00431417" w:rsidRDefault="00431417" w:rsidP="00431417">
            <w:pPr>
              <w:pStyle w:val="TableParagraph"/>
              <w:tabs>
                <w:tab w:val="left" w:pos="323"/>
              </w:tabs>
              <w:ind w:right="97"/>
              <w:jc w:val="both"/>
              <w:rPr>
                <w:rFonts w:ascii="Calibri Light" w:hAnsi="Calibri Light" w:cstheme="minorHAnsi"/>
                <w:noProof/>
                <w:sz w:val="20"/>
              </w:rPr>
            </w:pPr>
          </w:p>
          <w:p w14:paraId="7DEE7A02" w14:textId="7D50227C" w:rsidR="00431417" w:rsidRDefault="65E32774" w:rsidP="000E2B22">
            <w:pPr>
              <w:pStyle w:val="TableParagraph"/>
              <w:shd w:val="clear" w:color="auto" w:fill="D9D9D9" w:themeFill="background1" w:themeFillShade="D9"/>
              <w:ind w:left="206" w:right="172"/>
              <w:rPr>
                <w:rFonts w:ascii="Calibri Light" w:hAnsi="Calibri Light" w:cstheme="minorBidi"/>
                <w:b/>
                <w:bCs/>
                <w:noProof/>
                <w:sz w:val="20"/>
                <w:szCs w:val="20"/>
              </w:rPr>
            </w:pPr>
            <w:r w:rsidRPr="7E8F4A20">
              <w:rPr>
                <w:rFonts w:ascii="Calibri Light" w:hAnsi="Calibri Light" w:cs="Calibri Light"/>
                <w:b/>
                <w:bCs/>
                <w:noProof/>
                <w:sz w:val="20"/>
                <w:szCs w:val="20"/>
              </w:rPr>
              <w:t xml:space="preserve">Quiz – </w:t>
            </w:r>
            <w:r w:rsidR="3BBCCA26" w:rsidRPr="7E8F4A20">
              <w:rPr>
                <w:rFonts w:ascii="Calibri Light" w:hAnsi="Calibri Light" w:cs="Calibri Light"/>
                <w:b/>
                <w:bCs/>
                <w:noProof/>
                <w:sz w:val="20"/>
                <w:szCs w:val="20"/>
              </w:rPr>
              <w:t>3 points (</w:t>
            </w:r>
            <w:r w:rsidR="2AA5B074" w:rsidRPr="7E8F4A20">
              <w:rPr>
                <w:rFonts w:ascii="Calibri Light" w:hAnsi="Calibri Light" w:cs="Calibri Light"/>
                <w:b/>
                <w:bCs/>
                <w:noProof/>
                <w:sz w:val="20"/>
                <w:szCs w:val="20"/>
              </w:rPr>
              <w:t>total</w:t>
            </w:r>
            <w:r w:rsidRPr="7E8F4A20">
              <w:rPr>
                <w:rFonts w:ascii="Calibri Light" w:hAnsi="Calibri Light" w:cs="Calibri Light"/>
                <w:b/>
                <w:bCs/>
                <w:noProof/>
                <w:sz w:val="20"/>
                <w:szCs w:val="20"/>
              </w:rPr>
              <w:t xml:space="preserve"> 1</w:t>
            </w:r>
            <w:r w:rsidR="62914BD0" w:rsidRPr="7E8F4A20">
              <w:rPr>
                <w:rFonts w:ascii="Calibri Light" w:hAnsi="Calibri Light" w:cs="Calibri Light"/>
                <w:b/>
                <w:bCs/>
                <w:noProof/>
                <w:sz w:val="20"/>
                <w:szCs w:val="20"/>
              </w:rPr>
              <w:t>2</w:t>
            </w:r>
            <w:r w:rsidRPr="7E8F4A20">
              <w:rPr>
                <w:rFonts w:ascii="Calibri Light" w:hAnsi="Calibri Light" w:cs="Calibri Light"/>
                <w:b/>
                <w:bCs/>
                <w:noProof/>
                <w:sz w:val="20"/>
                <w:szCs w:val="20"/>
              </w:rPr>
              <w:t xml:space="preserve"> points</w:t>
            </w:r>
            <w:r w:rsidR="6A51E93E" w:rsidRPr="7E8F4A20">
              <w:rPr>
                <w:rFonts w:ascii="Calibri Light" w:hAnsi="Calibri Light" w:cs="Calibri Light"/>
                <w:b/>
                <w:bCs/>
                <w:noProof/>
                <w:sz w:val="20"/>
                <w:szCs w:val="20"/>
              </w:rPr>
              <w:t>)</w:t>
            </w:r>
          </w:p>
          <w:p w14:paraId="7F825446" w14:textId="7B16DE11" w:rsidR="00431417" w:rsidRPr="00FE08B1" w:rsidRDefault="5C054865" w:rsidP="000E2B22">
            <w:pPr>
              <w:pStyle w:val="TableParagraph"/>
              <w:numPr>
                <w:ilvl w:val="0"/>
                <w:numId w:val="1"/>
              </w:numPr>
              <w:tabs>
                <w:tab w:val="left" w:pos="323"/>
              </w:tabs>
              <w:ind w:right="172"/>
              <w:jc w:val="both"/>
              <w:rPr>
                <w:rFonts w:ascii="Calibri Light" w:hAnsi="Calibri Light" w:cstheme="minorBidi"/>
                <w:noProof/>
                <w:sz w:val="20"/>
                <w:szCs w:val="20"/>
              </w:rPr>
            </w:pPr>
            <w:r w:rsidRPr="5481362D">
              <w:rPr>
                <w:rFonts w:ascii="Calibri Light" w:hAnsi="Calibri Light" w:cstheme="minorBidi"/>
                <w:noProof/>
                <w:sz w:val="20"/>
                <w:szCs w:val="20"/>
              </w:rPr>
              <w:t xml:space="preserve">The combination of the quiz components, number of questions per component, duration and evaluation score per component might be different for each </w:t>
            </w:r>
            <w:r w:rsidR="03EF2776" w:rsidRPr="5481362D">
              <w:rPr>
                <w:rFonts w:ascii="Calibri Light" w:hAnsi="Calibri Light" w:cstheme="minorBidi"/>
                <w:noProof/>
                <w:sz w:val="20"/>
                <w:szCs w:val="20"/>
              </w:rPr>
              <w:t>quize.</w:t>
            </w:r>
          </w:p>
          <w:p w14:paraId="3F0AB700" w14:textId="6F249D3E" w:rsidR="00431417" w:rsidRPr="00FE08B1" w:rsidRDefault="30B00751" w:rsidP="000E2B22">
            <w:pPr>
              <w:pStyle w:val="TableParagraph"/>
              <w:numPr>
                <w:ilvl w:val="0"/>
                <w:numId w:val="1"/>
              </w:numPr>
              <w:tabs>
                <w:tab w:val="left" w:pos="323"/>
              </w:tabs>
              <w:ind w:right="172"/>
              <w:jc w:val="both"/>
              <w:rPr>
                <w:rFonts w:ascii="Calibri Light" w:hAnsi="Calibri Light" w:cstheme="minorBidi"/>
                <w:noProof/>
                <w:sz w:val="20"/>
                <w:szCs w:val="20"/>
              </w:rPr>
            </w:pPr>
            <w:r w:rsidRPr="5481362D">
              <w:rPr>
                <w:rFonts w:ascii="Calibri Light" w:hAnsi="Calibri Light" w:cstheme="minorBidi"/>
                <w:noProof/>
                <w:sz w:val="20"/>
                <w:szCs w:val="20"/>
              </w:rPr>
              <w:t xml:space="preserve">Student may be informed </w:t>
            </w:r>
            <w:r w:rsidR="29E654D4" w:rsidRPr="5481362D">
              <w:rPr>
                <w:rFonts w:ascii="Calibri Light" w:hAnsi="Calibri Light" w:cstheme="minorBidi"/>
                <w:noProof/>
                <w:sz w:val="20"/>
                <w:szCs w:val="20"/>
              </w:rPr>
              <w:t xml:space="preserve">in advence about the quiz components, number of questions </w:t>
            </w:r>
            <w:r w:rsidR="7634302C" w:rsidRPr="5481362D">
              <w:rPr>
                <w:rFonts w:ascii="Calibri Light" w:hAnsi="Calibri Light" w:cstheme="minorBidi"/>
                <w:noProof/>
                <w:sz w:val="20"/>
                <w:szCs w:val="20"/>
              </w:rPr>
              <w:t>per component, duration of quizzes and avaluation score per component.</w:t>
            </w:r>
          </w:p>
          <w:p w14:paraId="0E8EA0EC" w14:textId="2326FF7A" w:rsidR="00431417" w:rsidRPr="00FE08B1" w:rsidRDefault="7634302C" w:rsidP="000E2B22">
            <w:pPr>
              <w:pStyle w:val="TableParagraph"/>
              <w:numPr>
                <w:ilvl w:val="0"/>
                <w:numId w:val="1"/>
              </w:numPr>
              <w:tabs>
                <w:tab w:val="left" w:pos="323"/>
              </w:tabs>
              <w:ind w:right="172"/>
              <w:jc w:val="both"/>
              <w:rPr>
                <w:rFonts w:ascii="Calibri Light" w:hAnsi="Calibri Light" w:cstheme="minorBidi"/>
                <w:noProof/>
                <w:sz w:val="20"/>
                <w:szCs w:val="20"/>
              </w:rPr>
            </w:pPr>
            <w:r w:rsidRPr="5481362D">
              <w:rPr>
                <w:rFonts w:ascii="Calibri Light" w:hAnsi="Calibri Light" w:cstheme="minorBidi"/>
                <w:noProof/>
                <w:sz w:val="20"/>
                <w:szCs w:val="20"/>
              </w:rPr>
              <w:t>The number of components/rubrics in a quiz depends on the specification of the chapter.</w:t>
            </w:r>
          </w:p>
          <w:p w14:paraId="355702B2" w14:textId="0D41F1B0" w:rsidR="00431417" w:rsidRPr="00FE08B1" w:rsidRDefault="7634302C" w:rsidP="000E2B22">
            <w:pPr>
              <w:pStyle w:val="TableParagraph"/>
              <w:numPr>
                <w:ilvl w:val="0"/>
                <w:numId w:val="1"/>
              </w:numPr>
              <w:tabs>
                <w:tab w:val="left" w:pos="323"/>
              </w:tabs>
              <w:ind w:right="172"/>
              <w:jc w:val="both"/>
              <w:rPr>
                <w:rFonts w:ascii="Calibri Light" w:hAnsi="Calibri Light" w:cstheme="minorBidi"/>
                <w:b/>
                <w:bCs/>
                <w:noProof/>
                <w:sz w:val="20"/>
                <w:szCs w:val="20"/>
              </w:rPr>
            </w:pPr>
            <w:r w:rsidRPr="5481362D">
              <w:rPr>
                <w:rFonts w:ascii="Calibri Light" w:hAnsi="Calibri Light" w:cstheme="minorBidi"/>
                <w:noProof/>
                <w:sz w:val="20"/>
                <w:szCs w:val="20"/>
              </w:rPr>
              <w:t>The number of Multiple Choice</w:t>
            </w:r>
            <w:r w:rsidR="40003580" w:rsidRPr="5481362D">
              <w:rPr>
                <w:rFonts w:ascii="Calibri Light" w:hAnsi="Calibri Light" w:cstheme="minorBidi"/>
                <w:noProof/>
                <w:sz w:val="20"/>
                <w:szCs w:val="20"/>
              </w:rPr>
              <w:t>s</w:t>
            </w:r>
            <w:r w:rsidRPr="5481362D">
              <w:rPr>
                <w:rFonts w:ascii="Calibri Light" w:hAnsi="Calibri Light" w:cstheme="minorBidi"/>
                <w:noProof/>
                <w:sz w:val="20"/>
                <w:szCs w:val="20"/>
              </w:rPr>
              <w:t>/True, False/Problems and Applications/Open Questions may var</w:t>
            </w:r>
            <w:r w:rsidR="2AAB87C0" w:rsidRPr="5481362D">
              <w:rPr>
                <w:rFonts w:ascii="Calibri Light" w:hAnsi="Calibri Light" w:cstheme="minorBidi"/>
                <w:noProof/>
                <w:sz w:val="20"/>
                <w:szCs w:val="20"/>
              </w:rPr>
              <w:t>y according to the quiz chapter/topics.</w:t>
            </w:r>
            <w:r w:rsidR="1762A204" w:rsidRPr="5481362D">
              <w:rPr>
                <w:rFonts w:ascii="Calibri Light" w:hAnsi="Calibri Light" w:cstheme="minorBidi"/>
                <w:b/>
                <w:bCs/>
                <w:noProof/>
                <w:sz w:val="20"/>
                <w:szCs w:val="20"/>
              </w:rPr>
              <w:t xml:space="preserve">  </w:t>
            </w:r>
          </w:p>
          <w:tbl>
            <w:tblPr>
              <w:tblStyle w:val="TableGrid"/>
              <w:tblW w:w="0" w:type="auto"/>
              <w:tblInd w:w="66" w:type="dxa"/>
              <w:tblLook w:val="06A0" w:firstRow="1" w:lastRow="0" w:firstColumn="1" w:lastColumn="0" w:noHBand="1" w:noVBand="1"/>
            </w:tblPr>
            <w:tblGrid>
              <w:gridCol w:w="2943"/>
              <w:gridCol w:w="5231"/>
            </w:tblGrid>
            <w:tr w:rsidR="5481362D" w14:paraId="4EC4E9B3" w14:textId="77777777" w:rsidTr="007F0688">
              <w:trPr>
                <w:trHeight w:val="303"/>
              </w:trPr>
              <w:tc>
                <w:tcPr>
                  <w:tcW w:w="8174" w:type="dxa"/>
                  <w:gridSpan w:val="2"/>
                  <w:shd w:val="clear" w:color="auto" w:fill="002060"/>
                </w:tcPr>
                <w:p w14:paraId="06CAE15A" w14:textId="1B123836" w:rsidR="1762A204" w:rsidRDefault="1762A204" w:rsidP="5481362D">
                  <w:pPr>
                    <w:tabs>
                      <w:tab w:val="left" w:pos="246"/>
                    </w:tabs>
                    <w:jc w:val="center"/>
                    <w:rPr>
                      <w:noProof/>
                      <w:color w:val="FFFFFF" w:themeColor="background1"/>
                    </w:rPr>
                  </w:pPr>
                  <w:r w:rsidRPr="5481362D">
                    <w:rPr>
                      <w:rFonts w:ascii="Calibri Light" w:eastAsia="Calibri Light" w:hAnsi="Calibri Light" w:cs="Calibri Light"/>
                      <w:b/>
                      <w:bCs/>
                      <w:noProof/>
                      <w:color w:val="FFFFFF" w:themeColor="background1"/>
                    </w:rPr>
                    <w:t>Quiz Evaluation RUBRIC</w:t>
                  </w:r>
                </w:p>
              </w:tc>
            </w:tr>
            <w:tr w:rsidR="5481362D" w14:paraId="729A7867" w14:textId="77777777" w:rsidTr="007F0688">
              <w:trPr>
                <w:trHeight w:val="303"/>
              </w:trPr>
              <w:tc>
                <w:tcPr>
                  <w:tcW w:w="2943" w:type="dxa"/>
                  <w:shd w:val="clear" w:color="auto" w:fill="F2F2F2" w:themeFill="background1" w:themeFillShade="F2"/>
                </w:tcPr>
                <w:p w14:paraId="037013E2" w14:textId="50E26474" w:rsidR="1762A204" w:rsidRDefault="1762A204" w:rsidP="5481362D">
                  <w:pPr>
                    <w:tabs>
                      <w:tab w:val="left" w:pos="246"/>
                    </w:tabs>
                    <w:jc w:val="center"/>
                    <w:rPr>
                      <w:noProof/>
                    </w:rPr>
                  </w:pPr>
                  <w:r w:rsidRPr="5481362D">
                    <w:rPr>
                      <w:rFonts w:ascii="Calibri Light" w:eastAsia="Calibri Light" w:hAnsi="Calibri Light" w:cs="Calibri Light"/>
                      <w:b/>
                      <w:bCs/>
                      <w:noProof/>
                      <w:color w:val="000000" w:themeColor="text1"/>
                      <w:sz w:val="20"/>
                      <w:szCs w:val="20"/>
                    </w:rPr>
                    <w:t>Components</w:t>
                  </w:r>
                </w:p>
              </w:tc>
              <w:tc>
                <w:tcPr>
                  <w:tcW w:w="5230" w:type="dxa"/>
                  <w:shd w:val="clear" w:color="auto" w:fill="F2F2F2" w:themeFill="background1" w:themeFillShade="F2"/>
                </w:tcPr>
                <w:p w14:paraId="6807B0D6" w14:textId="57F4101A" w:rsidR="1762A204" w:rsidRDefault="1762A204" w:rsidP="5481362D">
                  <w:pPr>
                    <w:pStyle w:val="TableParagraph"/>
                    <w:rPr>
                      <w:noProof/>
                    </w:rPr>
                  </w:pPr>
                  <w:r w:rsidRPr="5481362D">
                    <w:rPr>
                      <w:rFonts w:ascii="Calibri Light" w:eastAsia="Calibri Light" w:hAnsi="Calibri Light" w:cs="Calibri Light"/>
                      <w:b/>
                      <w:bCs/>
                      <w:noProof/>
                      <w:color w:val="000000" w:themeColor="text1"/>
                      <w:sz w:val="19"/>
                      <w:szCs w:val="19"/>
                    </w:rPr>
                    <w:t>Evaluation points per Components Question</w:t>
                  </w:r>
                </w:p>
              </w:tc>
            </w:tr>
            <w:tr w:rsidR="5481362D" w14:paraId="330A031F" w14:textId="77777777" w:rsidTr="007F0688">
              <w:trPr>
                <w:trHeight w:val="303"/>
              </w:trPr>
              <w:tc>
                <w:tcPr>
                  <w:tcW w:w="2943" w:type="dxa"/>
                </w:tcPr>
                <w:p w14:paraId="2EE91FCF" w14:textId="177B5B47" w:rsidR="00AA5F3D" w:rsidRDefault="5481362D" w:rsidP="00AA5F3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Multiple Choice Questions</w:t>
                  </w:r>
                </w:p>
              </w:tc>
              <w:tc>
                <w:tcPr>
                  <w:tcW w:w="5230" w:type="dxa"/>
                </w:tcPr>
                <w:p w14:paraId="2C08ED66" w14:textId="5CB55AAA" w:rsidR="5481362D" w:rsidRDefault="00AA5F3D" w:rsidP="00392252">
                  <w:pPr>
                    <w:pStyle w:val="TableParagraph"/>
                    <w:numPr>
                      <w:ilvl w:val="0"/>
                      <w:numId w:val="7"/>
                    </w:numPr>
                    <w:rPr>
                      <w:rFonts w:ascii="Calibri Light" w:eastAsia="Calibri Light" w:hAnsi="Calibri Light" w:cs="Calibri Light"/>
                      <w:color w:val="000000" w:themeColor="text1"/>
                      <w:sz w:val="20"/>
                      <w:szCs w:val="20"/>
                    </w:rPr>
                  </w:pPr>
                  <w:r>
                    <w:rPr>
                      <w:rFonts w:ascii="Calibri Light" w:eastAsia="Calibri Light" w:hAnsi="Calibri Light" w:cs="Calibri Light"/>
                      <w:color w:val="000000" w:themeColor="text1"/>
                      <w:sz w:val="20"/>
                      <w:szCs w:val="20"/>
                    </w:rPr>
                    <w:t xml:space="preserve">0.2 or </w:t>
                  </w:r>
                  <w:r w:rsidR="5481362D" w:rsidRPr="5481362D">
                    <w:rPr>
                      <w:rFonts w:ascii="Calibri Light" w:eastAsia="Calibri Light" w:hAnsi="Calibri Light" w:cs="Calibri Light"/>
                      <w:color w:val="000000" w:themeColor="text1"/>
                      <w:sz w:val="20"/>
                      <w:szCs w:val="20"/>
                    </w:rPr>
                    <w:t>0.</w:t>
                  </w:r>
                  <w:r>
                    <w:rPr>
                      <w:rFonts w:ascii="Calibri Light" w:eastAsia="Calibri Light" w:hAnsi="Calibri Light" w:cs="Calibri Light"/>
                      <w:color w:val="000000" w:themeColor="text1"/>
                      <w:sz w:val="20"/>
                      <w:szCs w:val="20"/>
                    </w:rPr>
                    <w:t>3</w:t>
                  </w:r>
                  <w:r w:rsidR="5481362D" w:rsidRPr="5481362D">
                    <w:rPr>
                      <w:rFonts w:ascii="Calibri Light" w:eastAsia="Calibri Light" w:hAnsi="Calibri Light" w:cs="Calibri Light"/>
                      <w:color w:val="000000" w:themeColor="text1"/>
                      <w:sz w:val="20"/>
                      <w:szCs w:val="20"/>
                    </w:rPr>
                    <w:t xml:space="preserve"> – Correct Answer</w:t>
                  </w:r>
                </w:p>
                <w:p w14:paraId="40CC76F9" w14:textId="2ADF87DE" w:rsidR="5481362D" w:rsidRDefault="5481362D" w:rsidP="00392252">
                  <w:pPr>
                    <w:pStyle w:val="TableParagraph"/>
                    <w:numPr>
                      <w:ilvl w:val="0"/>
                      <w:numId w:val="7"/>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0 – Wrong Answer</w:t>
                  </w:r>
                </w:p>
              </w:tc>
            </w:tr>
            <w:tr w:rsidR="5481362D" w14:paraId="64BF5FC0" w14:textId="77777777" w:rsidTr="007F0688">
              <w:trPr>
                <w:trHeight w:val="303"/>
              </w:trPr>
              <w:tc>
                <w:tcPr>
                  <w:tcW w:w="2943" w:type="dxa"/>
                </w:tcPr>
                <w:p w14:paraId="5DC2D869" w14:textId="07623320" w:rsidR="65AB40B6" w:rsidRDefault="65AB40B6"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True/False</w:t>
                  </w:r>
                </w:p>
                <w:p w14:paraId="0A685199" w14:textId="62DDBAE9" w:rsidR="5481362D" w:rsidRDefault="5481362D" w:rsidP="5481362D">
                  <w:pPr>
                    <w:jc w:val="center"/>
                    <w:rPr>
                      <w:rFonts w:ascii="Calibri Light" w:eastAsia="Calibri Light" w:hAnsi="Calibri Light" w:cs="Calibri Light"/>
                      <w:color w:val="000000" w:themeColor="text1"/>
                      <w:sz w:val="20"/>
                      <w:szCs w:val="20"/>
                    </w:rPr>
                  </w:pPr>
                </w:p>
              </w:tc>
              <w:tc>
                <w:tcPr>
                  <w:tcW w:w="5230" w:type="dxa"/>
                </w:tcPr>
                <w:p w14:paraId="359B0170" w14:textId="6F7C5FFA" w:rsidR="65AB40B6" w:rsidRDefault="65AB40B6" w:rsidP="00392252">
                  <w:pPr>
                    <w:pStyle w:val="TableParagraph"/>
                    <w:numPr>
                      <w:ilvl w:val="0"/>
                      <w:numId w:val="7"/>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0.</w:t>
                  </w:r>
                  <w:r w:rsidR="00AA5F3D">
                    <w:rPr>
                      <w:rFonts w:ascii="Calibri Light" w:eastAsia="Calibri Light" w:hAnsi="Calibri Light" w:cs="Calibri Light"/>
                      <w:color w:val="000000" w:themeColor="text1"/>
                      <w:sz w:val="20"/>
                      <w:szCs w:val="20"/>
                    </w:rPr>
                    <w:t>2 or 0.3</w:t>
                  </w:r>
                  <w:r w:rsidRPr="5481362D">
                    <w:rPr>
                      <w:rFonts w:ascii="Calibri Light" w:eastAsia="Calibri Light" w:hAnsi="Calibri Light" w:cs="Calibri Light"/>
                      <w:color w:val="000000" w:themeColor="text1"/>
                      <w:sz w:val="20"/>
                      <w:szCs w:val="20"/>
                    </w:rPr>
                    <w:t xml:space="preserve"> – Correct Answer</w:t>
                  </w:r>
                </w:p>
                <w:p w14:paraId="6A50476C" w14:textId="4344A28D" w:rsidR="65AB40B6" w:rsidRDefault="65AB40B6" w:rsidP="00392252">
                  <w:pPr>
                    <w:pStyle w:val="TableParagraph"/>
                    <w:numPr>
                      <w:ilvl w:val="0"/>
                      <w:numId w:val="7"/>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0 – Wrong Answer</w:t>
                  </w:r>
                </w:p>
              </w:tc>
            </w:tr>
            <w:tr w:rsidR="5481362D" w14:paraId="7AD6F176" w14:textId="77777777" w:rsidTr="007F0688">
              <w:trPr>
                <w:trHeight w:val="303"/>
              </w:trPr>
              <w:tc>
                <w:tcPr>
                  <w:tcW w:w="2943" w:type="dxa"/>
                </w:tcPr>
                <w:p w14:paraId="081105F0" w14:textId="2DE2B772" w:rsidR="65AB40B6" w:rsidRDefault="65AB40B6"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Open questions</w:t>
                  </w:r>
                </w:p>
                <w:p w14:paraId="069E8A54" w14:textId="0AA5687A" w:rsidR="5481362D" w:rsidRDefault="5481362D" w:rsidP="5481362D">
                  <w:pPr>
                    <w:tabs>
                      <w:tab w:val="left" w:pos="246"/>
                    </w:tabs>
                    <w:jc w:val="center"/>
                    <w:rPr>
                      <w:rFonts w:ascii="Calibri Light" w:eastAsia="Calibri Light" w:hAnsi="Calibri Light" w:cs="Calibri Light"/>
                      <w:color w:val="000000" w:themeColor="text1"/>
                      <w:sz w:val="20"/>
                      <w:szCs w:val="20"/>
                    </w:rPr>
                  </w:pPr>
                </w:p>
              </w:tc>
              <w:tc>
                <w:tcPr>
                  <w:tcW w:w="5230" w:type="dxa"/>
                </w:tcPr>
                <w:p w14:paraId="1DB47F41" w14:textId="2837BD0B" w:rsidR="65AB40B6" w:rsidRDefault="65AB40B6" w:rsidP="00392252">
                  <w:pPr>
                    <w:pStyle w:val="TableParagraph"/>
                    <w:numPr>
                      <w:ilvl w:val="0"/>
                      <w:numId w:val="6"/>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3 - Excellent</w:t>
                  </w:r>
                </w:p>
                <w:p w14:paraId="60C44D22" w14:textId="7D62064E" w:rsidR="65AB40B6" w:rsidRDefault="65AB40B6" w:rsidP="00392252">
                  <w:pPr>
                    <w:pStyle w:val="TableParagraph"/>
                    <w:numPr>
                      <w:ilvl w:val="0"/>
                      <w:numId w:val="6"/>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2 - Good</w:t>
                  </w:r>
                </w:p>
                <w:p w14:paraId="55A1EEED" w14:textId="451560D2" w:rsidR="65AB40B6" w:rsidRDefault="65AB40B6" w:rsidP="00392252">
                  <w:pPr>
                    <w:pStyle w:val="TableParagraph"/>
                    <w:numPr>
                      <w:ilvl w:val="0"/>
                      <w:numId w:val="6"/>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lastRenderedPageBreak/>
                    <w:t>1 - Poor</w:t>
                  </w:r>
                </w:p>
                <w:p w14:paraId="3B6F04BF" w14:textId="6F95524F" w:rsidR="65AB40B6" w:rsidRDefault="65AB40B6" w:rsidP="00392252">
                  <w:pPr>
                    <w:pStyle w:val="TableParagraph"/>
                    <w:numPr>
                      <w:ilvl w:val="0"/>
                      <w:numId w:val="6"/>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0 - Does not meet requirements </w:t>
                  </w:r>
                </w:p>
              </w:tc>
            </w:tr>
            <w:tr w:rsidR="5481362D" w14:paraId="140288BC" w14:textId="77777777" w:rsidTr="007F0688">
              <w:trPr>
                <w:trHeight w:val="303"/>
              </w:trPr>
              <w:tc>
                <w:tcPr>
                  <w:tcW w:w="2943" w:type="dxa"/>
                </w:tcPr>
                <w:p w14:paraId="4482F6B1" w14:textId="6A21E03C" w:rsidR="65AB40B6" w:rsidRDefault="65AB40B6" w:rsidP="5481362D">
                  <w:pPr>
                    <w:tabs>
                      <w:tab w:val="left" w:pos="246"/>
                    </w:tabs>
                    <w:jc w:val="center"/>
                    <w:rPr>
                      <w:rFonts w:ascii="Calibri Light" w:eastAsia="Calibri Light" w:hAnsi="Calibri Light" w:cs="Calibri Light"/>
                      <w:sz w:val="20"/>
                      <w:szCs w:val="20"/>
                    </w:rPr>
                  </w:pPr>
                  <w:r w:rsidRPr="5481362D">
                    <w:rPr>
                      <w:rFonts w:ascii="Calibri Light" w:eastAsia="Calibri Light" w:hAnsi="Calibri Light" w:cs="Calibri Light"/>
                      <w:color w:val="000000" w:themeColor="text1"/>
                      <w:sz w:val="19"/>
                      <w:szCs w:val="19"/>
                    </w:rPr>
                    <w:lastRenderedPageBreak/>
                    <w:t>Problems and Applications</w:t>
                  </w:r>
                </w:p>
              </w:tc>
              <w:tc>
                <w:tcPr>
                  <w:tcW w:w="5230" w:type="dxa"/>
                </w:tcPr>
                <w:p w14:paraId="7EED1FC1" w14:textId="749547EA" w:rsidR="65AB40B6" w:rsidRDefault="65AB40B6" w:rsidP="5481362D">
                  <w:pPr>
                    <w:pStyle w:val="TableParagraph"/>
                    <w:numPr>
                      <w:ilvl w:val="0"/>
                      <w:numId w:val="5"/>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3 - Excellent</w:t>
                  </w:r>
                </w:p>
                <w:p w14:paraId="4B68EB12" w14:textId="2F2F8372" w:rsidR="65AB40B6" w:rsidRDefault="65AB40B6" w:rsidP="5481362D">
                  <w:pPr>
                    <w:pStyle w:val="TableParagraph"/>
                    <w:numPr>
                      <w:ilvl w:val="0"/>
                      <w:numId w:val="5"/>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2 - Good</w:t>
                  </w:r>
                </w:p>
                <w:p w14:paraId="282BCE6E" w14:textId="608F448E" w:rsidR="65AB40B6" w:rsidRDefault="65AB40B6" w:rsidP="5481362D">
                  <w:pPr>
                    <w:pStyle w:val="TableParagraph"/>
                    <w:numPr>
                      <w:ilvl w:val="0"/>
                      <w:numId w:val="5"/>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1– Poor</w:t>
                  </w:r>
                </w:p>
                <w:p w14:paraId="11510AA3" w14:textId="02739F68" w:rsidR="65AB40B6" w:rsidRDefault="65AB40B6" w:rsidP="5481362D">
                  <w:pPr>
                    <w:pStyle w:val="TableParagraph"/>
                    <w:numPr>
                      <w:ilvl w:val="0"/>
                      <w:numId w:val="5"/>
                    </w:numP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0 - Does not meet requirements </w:t>
                  </w:r>
                </w:p>
                <w:p w14:paraId="5E2A3197" w14:textId="0647E24B" w:rsidR="5481362D" w:rsidRDefault="65AB40B6" w:rsidP="007F0688">
                  <w:pPr>
                    <w:pStyle w:val="TableParagraph"/>
                  </w:pPr>
                  <w:r w:rsidRPr="5481362D">
                    <w:rPr>
                      <w:rFonts w:ascii="Calibri Light" w:eastAsia="Calibri Light" w:hAnsi="Calibri Light" w:cs="Calibri Light"/>
                      <w:i/>
                      <w:iCs/>
                      <w:color w:val="000000" w:themeColor="text1"/>
                      <w:sz w:val="20"/>
                      <w:szCs w:val="20"/>
                    </w:rPr>
                    <w:t>*The details of evaluation points please, see below in the table</w:t>
                  </w:r>
                </w:p>
              </w:tc>
            </w:tr>
          </w:tbl>
          <w:p w14:paraId="64402C83" w14:textId="72000165" w:rsidR="00431417" w:rsidRPr="00FE08B1" w:rsidRDefault="1762A204" w:rsidP="5481362D">
            <w:pPr>
              <w:pStyle w:val="TableParagraph"/>
              <w:tabs>
                <w:tab w:val="left" w:pos="323"/>
              </w:tabs>
              <w:ind w:right="97"/>
              <w:jc w:val="both"/>
              <w:rPr>
                <w:rFonts w:ascii="Calibri Light" w:hAnsi="Calibri Light" w:cstheme="minorBidi"/>
                <w:b/>
                <w:bCs/>
                <w:noProof/>
                <w:sz w:val="20"/>
                <w:szCs w:val="20"/>
              </w:rPr>
            </w:pPr>
            <w:r w:rsidRPr="5481362D">
              <w:rPr>
                <w:rFonts w:ascii="Calibri Light" w:hAnsi="Calibri Light" w:cstheme="minorBidi"/>
                <w:b/>
                <w:bCs/>
                <w:noProof/>
                <w:sz w:val="20"/>
                <w:szCs w:val="20"/>
              </w:rPr>
              <w:t xml:space="preserve">   </w:t>
            </w:r>
          </w:p>
          <w:tbl>
            <w:tblPr>
              <w:tblStyle w:val="TableGrid"/>
              <w:tblW w:w="8190" w:type="dxa"/>
              <w:tblInd w:w="82" w:type="dxa"/>
              <w:tblLook w:val="06A0" w:firstRow="1" w:lastRow="0" w:firstColumn="1" w:lastColumn="0" w:noHBand="1" w:noVBand="1"/>
            </w:tblPr>
            <w:tblGrid>
              <w:gridCol w:w="998"/>
              <w:gridCol w:w="1656"/>
              <w:gridCol w:w="5536"/>
            </w:tblGrid>
            <w:tr w:rsidR="5481362D" w14:paraId="279BAA8F" w14:textId="77777777" w:rsidTr="007F0688">
              <w:trPr>
                <w:trHeight w:val="278"/>
              </w:trPr>
              <w:tc>
                <w:tcPr>
                  <w:tcW w:w="998" w:type="dxa"/>
                  <w:shd w:val="clear" w:color="auto" w:fill="002060"/>
                </w:tcPr>
                <w:p w14:paraId="5BB2C035" w14:textId="160044C8" w:rsidR="5481362D" w:rsidRDefault="5481362D" w:rsidP="5481362D">
                  <w:pPr>
                    <w:jc w:val="center"/>
                    <w:rPr>
                      <w:rFonts w:ascii="Calibri Light" w:eastAsia="Calibri Light" w:hAnsi="Calibri Light" w:cs="Calibri Light"/>
                      <w:b/>
                      <w:bCs/>
                      <w:noProof/>
                      <w:color w:val="FFFFFF" w:themeColor="background1"/>
                      <w:sz w:val="20"/>
                      <w:szCs w:val="20"/>
                    </w:rPr>
                  </w:pPr>
                </w:p>
              </w:tc>
              <w:tc>
                <w:tcPr>
                  <w:tcW w:w="7192" w:type="dxa"/>
                  <w:gridSpan w:val="2"/>
                  <w:shd w:val="clear" w:color="auto" w:fill="002060"/>
                  <w:vAlign w:val="center"/>
                </w:tcPr>
                <w:p w14:paraId="0143C69E" w14:textId="7898915A" w:rsidR="6D986C2B" w:rsidRDefault="6D986C2B" w:rsidP="007F0688">
                  <w:pPr>
                    <w:tabs>
                      <w:tab w:val="left" w:pos="246"/>
                    </w:tabs>
                    <w:jc w:val="center"/>
                    <w:rPr>
                      <w:rFonts w:ascii="Calibri Light" w:eastAsia="Calibri Light" w:hAnsi="Calibri Light" w:cs="Calibri Light"/>
                      <w:noProof/>
                      <w:color w:val="FFFFFF" w:themeColor="background1"/>
                      <w:sz w:val="20"/>
                      <w:szCs w:val="20"/>
                    </w:rPr>
                  </w:pPr>
                  <w:r w:rsidRPr="5481362D">
                    <w:rPr>
                      <w:rFonts w:ascii="Calibri Light" w:eastAsia="Calibri Light" w:hAnsi="Calibri Light" w:cs="Calibri Light"/>
                      <w:b/>
                      <w:bCs/>
                      <w:noProof/>
                      <w:color w:val="FFFFFF" w:themeColor="background1"/>
                      <w:sz w:val="20"/>
                      <w:szCs w:val="20"/>
                    </w:rPr>
                    <w:t>Evaluation Points Table  for Open Question</w:t>
                  </w:r>
                </w:p>
              </w:tc>
            </w:tr>
            <w:tr w:rsidR="5481362D" w14:paraId="3253E1EB" w14:textId="77777777" w:rsidTr="000E2B22">
              <w:trPr>
                <w:trHeight w:val="260"/>
              </w:trPr>
              <w:tc>
                <w:tcPr>
                  <w:tcW w:w="2654" w:type="dxa"/>
                  <w:gridSpan w:val="2"/>
                  <w:shd w:val="clear" w:color="auto" w:fill="F2F2F2" w:themeFill="background1" w:themeFillShade="F2"/>
                </w:tcPr>
                <w:p w14:paraId="69673830" w14:textId="4B325899" w:rsidR="6D986C2B" w:rsidRDefault="6D986C2B" w:rsidP="5481362D">
                  <w:pPr>
                    <w:tabs>
                      <w:tab w:val="left" w:pos="246"/>
                    </w:tabs>
                    <w:jc w:val="center"/>
                    <w:rPr>
                      <w:noProof/>
                    </w:rPr>
                  </w:pPr>
                  <w:r w:rsidRPr="5481362D">
                    <w:rPr>
                      <w:rFonts w:ascii="Calibri Light" w:eastAsia="Calibri Light" w:hAnsi="Calibri Light" w:cs="Calibri Light"/>
                      <w:b/>
                      <w:bCs/>
                      <w:noProof/>
                      <w:color w:val="000000" w:themeColor="text1"/>
                      <w:sz w:val="20"/>
                      <w:szCs w:val="20"/>
                    </w:rPr>
                    <w:t>Evaluation Points</w:t>
                  </w:r>
                </w:p>
              </w:tc>
              <w:tc>
                <w:tcPr>
                  <w:tcW w:w="5536" w:type="dxa"/>
                  <w:shd w:val="clear" w:color="auto" w:fill="F2F2F2" w:themeFill="background1" w:themeFillShade="F2"/>
                </w:tcPr>
                <w:p w14:paraId="57107471" w14:textId="21C08538" w:rsidR="6D986C2B" w:rsidRDefault="6D986C2B" w:rsidP="5481362D">
                  <w:pPr>
                    <w:tabs>
                      <w:tab w:val="left" w:pos="246"/>
                    </w:tabs>
                    <w:jc w:val="center"/>
                    <w:rPr>
                      <w:noProof/>
                    </w:rPr>
                  </w:pPr>
                  <w:r w:rsidRPr="5481362D">
                    <w:rPr>
                      <w:rFonts w:ascii="Calibri Light" w:eastAsia="Calibri Light" w:hAnsi="Calibri Light" w:cs="Calibri Light"/>
                      <w:b/>
                      <w:bCs/>
                      <w:noProof/>
                      <w:color w:val="000000" w:themeColor="text1"/>
                      <w:sz w:val="20"/>
                      <w:szCs w:val="20"/>
                    </w:rPr>
                    <w:t>Explanation</w:t>
                  </w:r>
                </w:p>
              </w:tc>
            </w:tr>
            <w:tr w:rsidR="5481362D" w14:paraId="2818B47C" w14:textId="77777777" w:rsidTr="007F0688">
              <w:trPr>
                <w:trHeight w:val="606"/>
              </w:trPr>
              <w:tc>
                <w:tcPr>
                  <w:tcW w:w="998" w:type="dxa"/>
                </w:tcPr>
                <w:p w14:paraId="589AEA14" w14:textId="4E7762D7"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6C29A468" w14:textId="3A74F577"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10578AE0" w14:textId="35E5CB8F"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3</w:t>
                  </w:r>
                </w:p>
              </w:tc>
              <w:tc>
                <w:tcPr>
                  <w:tcW w:w="1656" w:type="dxa"/>
                </w:tcPr>
                <w:p w14:paraId="2691726D" w14:textId="3695EEE0"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5A3050FD" w14:textId="7EA28654"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24B65F65" w14:textId="41659892"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Excellent</w:t>
                  </w:r>
                </w:p>
              </w:tc>
              <w:tc>
                <w:tcPr>
                  <w:tcW w:w="5536" w:type="dxa"/>
                </w:tcPr>
                <w:p w14:paraId="24A6D6D5" w14:textId="2C574678" w:rsidR="5481362D" w:rsidRDefault="5481362D" w:rsidP="5481362D">
                  <w:pPr>
                    <w:tabs>
                      <w:tab w:val="left" w:pos="246"/>
                    </w:tabs>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student answers all parts of the question correctly, logically and clearly. </w:t>
                  </w:r>
                </w:p>
                <w:p w14:paraId="2C1A84A6" w14:textId="2592A65B" w:rsidR="5481362D" w:rsidRDefault="5481362D" w:rsidP="5481362D">
                  <w:pPr>
                    <w:tabs>
                      <w:tab w:val="left" w:pos="246"/>
                    </w:tabs>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When giving answer, the student uses the correct terminology and reveals full knowledge of the materials covered.</w:t>
                  </w:r>
                </w:p>
              </w:tc>
            </w:tr>
            <w:tr w:rsidR="5481362D" w14:paraId="5F6A8F8A" w14:textId="77777777" w:rsidTr="007F0688">
              <w:trPr>
                <w:trHeight w:val="606"/>
              </w:trPr>
              <w:tc>
                <w:tcPr>
                  <w:tcW w:w="998" w:type="dxa"/>
                </w:tcPr>
                <w:p w14:paraId="1E5A9F6D" w14:textId="4C8D2069"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3FF72B20" w14:textId="05ECF98C"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2</w:t>
                  </w:r>
                </w:p>
              </w:tc>
              <w:tc>
                <w:tcPr>
                  <w:tcW w:w="1656" w:type="dxa"/>
                </w:tcPr>
                <w:p w14:paraId="3BE952A6" w14:textId="5C46B080"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7CF5BF2A" w14:textId="095391D9"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Good</w:t>
                  </w:r>
                </w:p>
              </w:tc>
              <w:tc>
                <w:tcPr>
                  <w:tcW w:w="5536" w:type="dxa"/>
                </w:tcPr>
                <w:p w14:paraId="1ADBE856" w14:textId="7D9CC993" w:rsidR="5481362D" w:rsidRDefault="5481362D" w:rsidP="5481362D">
                  <w:pPr>
                    <w:tabs>
                      <w:tab w:val="left" w:pos="246"/>
                    </w:tabs>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The student answers most parts of the question correctly.</w:t>
                  </w:r>
                </w:p>
                <w:p w14:paraId="11C12228" w14:textId="0CA7E5CF" w:rsidR="5481362D" w:rsidRDefault="5481362D" w:rsidP="5481362D">
                  <w:pPr>
                    <w:tabs>
                      <w:tab w:val="left" w:pos="246"/>
                    </w:tabs>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Student uses the correct terminology when answering question and reveals the basic knowledge of the materials covered.</w:t>
                  </w:r>
                </w:p>
              </w:tc>
            </w:tr>
            <w:tr w:rsidR="5481362D" w14:paraId="266F84A2" w14:textId="77777777" w:rsidTr="007F0688">
              <w:trPr>
                <w:trHeight w:val="606"/>
              </w:trPr>
              <w:tc>
                <w:tcPr>
                  <w:tcW w:w="998" w:type="dxa"/>
                </w:tcPr>
                <w:p w14:paraId="3BF50C50" w14:textId="32E9DDDB"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1D7959E2" w14:textId="562A39EF"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1</w:t>
                  </w:r>
                </w:p>
              </w:tc>
              <w:tc>
                <w:tcPr>
                  <w:tcW w:w="1656" w:type="dxa"/>
                </w:tcPr>
                <w:p w14:paraId="2C9CB0A1" w14:textId="656ECBED"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28FD7582" w14:textId="47EC25F3"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Poor</w:t>
                  </w:r>
                </w:p>
              </w:tc>
              <w:tc>
                <w:tcPr>
                  <w:tcW w:w="5536" w:type="dxa"/>
                </w:tcPr>
                <w:p w14:paraId="78EBB20F" w14:textId="27212123" w:rsidR="5481362D" w:rsidRDefault="5481362D" w:rsidP="5481362D">
                  <w:pPr>
                    <w:tabs>
                      <w:tab w:val="left" w:pos="246"/>
                    </w:tabs>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student answers only some parts of the question correctly. </w:t>
                  </w:r>
                </w:p>
                <w:p w14:paraId="15041128" w14:textId="3CEBFF60" w:rsidR="5481362D" w:rsidRDefault="5481362D" w:rsidP="5481362D">
                  <w:pPr>
                    <w:tabs>
                      <w:tab w:val="left" w:pos="246"/>
                    </w:tabs>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Student can't use the correct terminology when answering question and is only partially aware of the past materials.</w:t>
                  </w:r>
                </w:p>
              </w:tc>
            </w:tr>
            <w:tr w:rsidR="5481362D" w14:paraId="69B55C21" w14:textId="77777777" w:rsidTr="000E2B22">
              <w:trPr>
                <w:trHeight w:val="332"/>
              </w:trPr>
              <w:tc>
                <w:tcPr>
                  <w:tcW w:w="998" w:type="dxa"/>
                </w:tcPr>
                <w:p w14:paraId="76594D10" w14:textId="61C88FA0"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0</w:t>
                  </w:r>
                </w:p>
              </w:tc>
              <w:tc>
                <w:tcPr>
                  <w:tcW w:w="1656" w:type="dxa"/>
                </w:tcPr>
                <w:p w14:paraId="1F4E222F" w14:textId="56B6C54F"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Does not meet requirements</w:t>
                  </w:r>
                </w:p>
              </w:tc>
              <w:tc>
                <w:tcPr>
                  <w:tcW w:w="5536" w:type="dxa"/>
                </w:tcPr>
                <w:p w14:paraId="5B4D4F28" w14:textId="4522C262" w:rsidR="5481362D" w:rsidRDefault="5481362D" w:rsidP="5481362D">
                  <w:pPr>
                    <w:tabs>
                      <w:tab w:val="left" w:pos="246"/>
                    </w:tabs>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The student did not answer asked question(s).</w:t>
                  </w:r>
                </w:p>
                <w:p w14:paraId="2C03F58D" w14:textId="58E6F349" w:rsidR="5481362D" w:rsidRDefault="5481362D" w:rsidP="5481362D">
                  <w:pPr>
                    <w:tabs>
                      <w:tab w:val="left" w:pos="246"/>
                    </w:tabs>
                    <w:jc w:val="both"/>
                    <w:rPr>
                      <w:rFonts w:ascii="Calibri Light" w:eastAsia="Calibri Light" w:hAnsi="Calibri Light" w:cs="Calibri Light"/>
                      <w:color w:val="000000" w:themeColor="text1"/>
                      <w:sz w:val="20"/>
                      <w:szCs w:val="20"/>
                    </w:rPr>
                  </w:pPr>
                </w:p>
              </w:tc>
            </w:tr>
          </w:tbl>
          <w:p w14:paraId="6364E2E2" w14:textId="2127A97F" w:rsidR="00431417" w:rsidRPr="00FE08B1" w:rsidRDefault="00431417" w:rsidP="5481362D">
            <w:pPr>
              <w:pStyle w:val="TableParagraph"/>
              <w:spacing w:line="259" w:lineRule="auto"/>
              <w:ind w:right="97"/>
              <w:jc w:val="both"/>
              <w:rPr>
                <w:rFonts w:ascii="Calibri Light" w:hAnsi="Calibri Light" w:cstheme="minorBidi"/>
                <w:b/>
                <w:bCs/>
                <w:noProof/>
                <w:sz w:val="20"/>
                <w:szCs w:val="20"/>
              </w:rPr>
            </w:pPr>
          </w:p>
          <w:tbl>
            <w:tblPr>
              <w:tblStyle w:val="TableGrid"/>
              <w:tblW w:w="0" w:type="auto"/>
              <w:tblInd w:w="82" w:type="dxa"/>
              <w:tblLook w:val="06A0" w:firstRow="1" w:lastRow="0" w:firstColumn="1" w:lastColumn="0" w:noHBand="1" w:noVBand="1"/>
            </w:tblPr>
            <w:tblGrid>
              <w:gridCol w:w="1054"/>
              <w:gridCol w:w="1599"/>
              <w:gridCol w:w="5538"/>
            </w:tblGrid>
            <w:tr w:rsidR="5481362D" w14:paraId="6143F1D7" w14:textId="77777777" w:rsidTr="007F0688">
              <w:trPr>
                <w:trHeight w:val="291"/>
              </w:trPr>
              <w:tc>
                <w:tcPr>
                  <w:tcW w:w="8191" w:type="dxa"/>
                  <w:gridSpan w:val="3"/>
                  <w:shd w:val="clear" w:color="auto" w:fill="002060"/>
                </w:tcPr>
                <w:p w14:paraId="4C66CE12" w14:textId="0780EB88" w:rsidR="76100BF1" w:rsidRDefault="76100BF1" w:rsidP="5481362D">
                  <w:pPr>
                    <w:jc w:val="center"/>
                    <w:rPr>
                      <w:noProof/>
                    </w:rPr>
                  </w:pPr>
                  <w:r w:rsidRPr="007F0688">
                    <w:rPr>
                      <w:rFonts w:ascii="Calibri Light" w:eastAsia="Calibri Light" w:hAnsi="Calibri Light" w:cs="Calibri Light"/>
                      <w:b/>
                      <w:bCs/>
                      <w:noProof/>
                      <w:color w:val="FFFFFF" w:themeColor="background1"/>
                    </w:rPr>
                    <w:t>Evaluation Points Table for Problems and Applications Component</w:t>
                  </w:r>
                </w:p>
              </w:tc>
            </w:tr>
            <w:tr w:rsidR="5481362D" w14:paraId="7016C426" w14:textId="77777777" w:rsidTr="007F0688">
              <w:trPr>
                <w:trHeight w:val="291"/>
              </w:trPr>
              <w:tc>
                <w:tcPr>
                  <w:tcW w:w="2653" w:type="dxa"/>
                  <w:gridSpan w:val="2"/>
                  <w:shd w:val="clear" w:color="auto" w:fill="F2F2F2" w:themeFill="background1" w:themeFillShade="F2"/>
                </w:tcPr>
                <w:p w14:paraId="5E87D184" w14:textId="75E46FBC" w:rsidR="76842C2A" w:rsidRDefault="76842C2A" w:rsidP="5481362D">
                  <w:pPr>
                    <w:tabs>
                      <w:tab w:val="left" w:pos="246"/>
                    </w:tabs>
                    <w:jc w:val="center"/>
                    <w:rPr>
                      <w:noProof/>
                    </w:rPr>
                  </w:pPr>
                  <w:r w:rsidRPr="5481362D">
                    <w:rPr>
                      <w:rFonts w:ascii="Calibri Light" w:eastAsia="Calibri Light" w:hAnsi="Calibri Light" w:cs="Calibri Light"/>
                      <w:b/>
                      <w:bCs/>
                      <w:noProof/>
                      <w:color w:val="000000" w:themeColor="text1"/>
                      <w:sz w:val="20"/>
                      <w:szCs w:val="20"/>
                    </w:rPr>
                    <w:t>Evaluation Points</w:t>
                  </w:r>
                </w:p>
              </w:tc>
              <w:tc>
                <w:tcPr>
                  <w:tcW w:w="5538" w:type="dxa"/>
                  <w:shd w:val="clear" w:color="auto" w:fill="F2F2F2" w:themeFill="background1" w:themeFillShade="F2"/>
                </w:tcPr>
                <w:p w14:paraId="6581C871" w14:textId="0BBC601E" w:rsidR="76842C2A" w:rsidRDefault="76842C2A" w:rsidP="5481362D">
                  <w:pPr>
                    <w:tabs>
                      <w:tab w:val="left" w:pos="246"/>
                    </w:tabs>
                    <w:jc w:val="center"/>
                    <w:rPr>
                      <w:noProof/>
                    </w:rPr>
                  </w:pPr>
                  <w:r w:rsidRPr="5481362D">
                    <w:rPr>
                      <w:rFonts w:ascii="Calibri Light" w:eastAsia="Calibri Light" w:hAnsi="Calibri Light" w:cs="Calibri Light"/>
                      <w:b/>
                      <w:bCs/>
                      <w:noProof/>
                      <w:color w:val="000000" w:themeColor="text1"/>
                      <w:sz w:val="20"/>
                      <w:szCs w:val="20"/>
                    </w:rPr>
                    <w:t>Explanation</w:t>
                  </w:r>
                </w:p>
              </w:tc>
            </w:tr>
            <w:tr w:rsidR="5481362D" w14:paraId="73ABFDC6" w14:textId="77777777" w:rsidTr="007F0688">
              <w:trPr>
                <w:trHeight w:val="291"/>
              </w:trPr>
              <w:tc>
                <w:tcPr>
                  <w:tcW w:w="1054" w:type="dxa"/>
                </w:tcPr>
                <w:p w14:paraId="223EA291" w14:textId="68AD14A1"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2070BDDF" w14:textId="6E4FF036"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7896ADCB" w14:textId="36F519C8" w:rsidR="35184B5C" w:rsidRDefault="35184B5C" w:rsidP="5481362D">
                  <w:pPr>
                    <w:tabs>
                      <w:tab w:val="left" w:pos="246"/>
                    </w:tabs>
                    <w:spacing w:line="259" w:lineRule="auto"/>
                    <w:jc w:val="center"/>
                  </w:pPr>
                  <w:r w:rsidRPr="5481362D">
                    <w:rPr>
                      <w:rFonts w:ascii="Calibri Light" w:eastAsia="Calibri Light" w:hAnsi="Calibri Light" w:cs="Calibri Light"/>
                      <w:color w:val="000000" w:themeColor="text1"/>
                      <w:sz w:val="20"/>
                      <w:szCs w:val="20"/>
                    </w:rPr>
                    <w:t>3</w:t>
                  </w:r>
                </w:p>
              </w:tc>
              <w:tc>
                <w:tcPr>
                  <w:tcW w:w="1599" w:type="dxa"/>
                </w:tcPr>
                <w:p w14:paraId="5FFD647C" w14:textId="49E5787B"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3393F28C" w14:textId="73273479"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03D23B2B" w14:textId="71507A50"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Excellent</w:t>
                  </w:r>
                </w:p>
              </w:tc>
              <w:tc>
                <w:tcPr>
                  <w:tcW w:w="5538" w:type="dxa"/>
                </w:tcPr>
                <w:p w14:paraId="5522631C" w14:textId="6BCC6600" w:rsidR="5481362D" w:rsidRDefault="5481362D" w:rsidP="5481362D">
                  <w:pPr>
                    <w:pStyle w:val="ListParagraph"/>
                    <w:numPr>
                      <w:ilvl w:val="0"/>
                      <w:numId w:val="4"/>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answer is very well reasoned. </w:t>
                  </w:r>
                </w:p>
                <w:p w14:paraId="3B43E164" w14:textId="0F9D8D6B" w:rsidR="5481362D" w:rsidRDefault="5481362D" w:rsidP="5481362D">
                  <w:pPr>
                    <w:pStyle w:val="ListParagraph"/>
                    <w:numPr>
                      <w:ilvl w:val="0"/>
                      <w:numId w:val="4"/>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Calculations are correct. </w:t>
                  </w:r>
                </w:p>
                <w:p w14:paraId="2F712B7A" w14:textId="742A8B60" w:rsidR="5481362D" w:rsidRDefault="5481362D" w:rsidP="5481362D">
                  <w:pPr>
                    <w:pStyle w:val="ListParagraph"/>
                    <w:numPr>
                      <w:ilvl w:val="0"/>
                      <w:numId w:val="4"/>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The answer is correct. The student uses correct terminology and past theoretical material.</w:t>
                  </w:r>
                </w:p>
              </w:tc>
            </w:tr>
            <w:tr w:rsidR="5481362D" w14:paraId="3FC63179" w14:textId="77777777" w:rsidTr="007F0688">
              <w:trPr>
                <w:trHeight w:val="291"/>
              </w:trPr>
              <w:tc>
                <w:tcPr>
                  <w:tcW w:w="1054" w:type="dxa"/>
                </w:tcPr>
                <w:p w14:paraId="735B1ACF" w14:textId="2BD0EAFC"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3204ABBD" w14:textId="107EAC51"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14292DE6" w14:textId="1CF281C6" w:rsidR="71C8F313" w:rsidRDefault="71C8F313" w:rsidP="5481362D">
                  <w:pPr>
                    <w:tabs>
                      <w:tab w:val="left" w:pos="246"/>
                    </w:tabs>
                    <w:spacing w:line="259" w:lineRule="auto"/>
                    <w:jc w:val="center"/>
                  </w:pPr>
                  <w:r w:rsidRPr="5481362D">
                    <w:rPr>
                      <w:rFonts w:ascii="Calibri Light" w:eastAsia="Calibri Light" w:hAnsi="Calibri Light" w:cs="Calibri Light"/>
                      <w:color w:val="000000" w:themeColor="text1"/>
                      <w:sz w:val="20"/>
                      <w:szCs w:val="20"/>
                    </w:rPr>
                    <w:t>2</w:t>
                  </w:r>
                </w:p>
              </w:tc>
              <w:tc>
                <w:tcPr>
                  <w:tcW w:w="1599" w:type="dxa"/>
                </w:tcPr>
                <w:p w14:paraId="59873464" w14:textId="46B5C3AE"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1CBCCDBC" w14:textId="04374B71"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243F6B33" w14:textId="3E999FFA"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Good</w:t>
                  </w:r>
                </w:p>
              </w:tc>
              <w:tc>
                <w:tcPr>
                  <w:tcW w:w="5538" w:type="dxa"/>
                </w:tcPr>
                <w:p w14:paraId="674E1A29" w14:textId="521E91DA" w:rsidR="5481362D" w:rsidRDefault="5481362D" w:rsidP="5481362D">
                  <w:pPr>
                    <w:pStyle w:val="ListParagraph"/>
                    <w:numPr>
                      <w:ilvl w:val="0"/>
                      <w:numId w:val="4"/>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answer is substantially justified. </w:t>
                  </w:r>
                </w:p>
                <w:p w14:paraId="17FFEC95" w14:textId="43FABF8A" w:rsidR="5481362D" w:rsidRDefault="5481362D" w:rsidP="5481362D">
                  <w:pPr>
                    <w:pStyle w:val="ListParagraph"/>
                    <w:numPr>
                      <w:ilvl w:val="0"/>
                      <w:numId w:val="4"/>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calculations are  done substantially correctly. </w:t>
                  </w:r>
                </w:p>
                <w:p w14:paraId="7D865370" w14:textId="3D0705EF" w:rsidR="5481362D" w:rsidRDefault="5481362D" w:rsidP="5481362D">
                  <w:pPr>
                    <w:pStyle w:val="ListParagraph"/>
                    <w:numPr>
                      <w:ilvl w:val="0"/>
                      <w:numId w:val="4"/>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answer is substantially accurate. </w:t>
                  </w:r>
                </w:p>
                <w:p w14:paraId="728ED8AD" w14:textId="627E84F1" w:rsidR="5481362D" w:rsidRDefault="5481362D" w:rsidP="5481362D">
                  <w:pPr>
                    <w:pStyle w:val="ListParagraph"/>
                    <w:numPr>
                      <w:ilvl w:val="0"/>
                      <w:numId w:val="4"/>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Student substantially uses the correct terminology and past theoretical materials</w:t>
                  </w:r>
                </w:p>
              </w:tc>
            </w:tr>
            <w:tr w:rsidR="5481362D" w14:paraId="75958474" w14:textId="77777777" w:rsidTr="007F0688">
              <w:trPr>
                <w:trHeight w:val="291"/>
              </w:trPr>
              <w:tc>
                <w:tcPr>
                  <w:tcW w:w="1054" w:type="dxa"/>
                </w:tcPr>
                <w:p w14:paraId="18E3C1A6" w14:textId="6A2766DC"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0303897D" w14:textId="1A35D84D"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3580143F" w14:textId="5288C652" w:rsidR="31F3513A" w:rsidRDefault="31F3513A" w:rsidP="5481362D">
                  <w:pPr>
                    <w:tabs>
                      <w:tab w:val="left" w:pos="246"/>
                    </w:tabs>
                    <w:spacing w:line="259" w:lineRule="auto"/>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1</w:t>
                  </w:r>
                </w:p>
              </w:tc>
              <w:tc>
                <w:tcPr>
                  <w:tcW w:w="1599" w:type="dxa"/>
                </w:tcPr>
                <w:p w14:paraId="5A1F4390" w14:textId="253F0374"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4BF80F0C" w14:textId="24911CB7"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4A6F8C05" w14:textId="1DD60318"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Poor</w:t>
                  </w:r>
                </w:p>
              </w:tc>
              <w:tc>
                <w:tcPr>
                  <w:tcW w:w="5538" w:type="dxa"/>
                </w:tcPr>
                <w:p w14:paraId="0DB5B286" w14:textId="7753A9D0" w:rsidR="5481362D" w:rsidRDefault="5481362D" w:rsidP="5481362D">
                  <w:pPr>
                    <w:pStyle w:val="ListParagraph"/>
                    <w:numPr>
                      <w:ilvl w:val="0"/>
                      <w:numId w:val="3"/>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answer is partially justified. </w:t>
                  </w:r>
                </w:p>
                <w:p w14:paraId="5A65F667" w14:textId="36A332B2" w:rsidR="5481362D" w:rsidRDefault="5481362D" w:rsidP="5481362D">
                  <w:pPr>
                    <w:pStyle w:val="ListParagraph"/>
                    <w:numPr>
                      <w:ilvl w:val="0"/>
                      <w:numId w:val="3"/>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calculations are correct, but partially. </w:t>
                  </w:r>
                </w:p>
                <w:p w14:paraId="5CBDE2FE" w14:textId="6E1D345F" w:rsidR="5481362D" w:rsidRDefault="5481362D" w:rsidP="5481362D">
                  <w:pPr>
                    <w:pStyle w:val="ListParagraph"/>
                    <w:numPr>
                      <w:ilvl w:val="0"/>
                      <w:numId w:val="3"/>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answer is partially accurate. </w:t>
                  </w:r>
                </w:p>
                <w:p w14:paraId="52B1FB20" w14:textId="3EDDA1BB" w:rsidR="5481362D" w:rsidRDefault="5481362D" w:rsidP="5481362D">
                  <w:pPr>
                    <w:pStyle w:val="ListParagraph"/>
                    <w:numPr>
                      <w:ilvl w:val="0"/>
                      <w:numId w:val="3"/>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The correct terminology and theoretical material covered are partly used.</w:t>
                  </w:r>
                </w:p>
              </w:tc>
            </w:tr>
            <w:tr w:rsidR="5481362D" w14:paraId="30D8E8F5" w14:textId="77777777" w:rsidTr="007F0688">
              <w:trPr>
                <w:trHeight w:val="291"/>
              </w:trPr>
              <w:tc>
                <w:tcPr>
                  <w:tcW w:w="1054" w:type="dxa"/>
                </w:tcPr>
                <w:p w14:paraId="0F75AAAB" w14:textId="7F2DA221"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37C9E6C5" w14:textId="3549F972"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0C1AC353" w14:textId="65041698"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0</w:t>
                  </w:r>
                </w:p>
              </w:tc>
              <w:tc>
                <w:tcPr>
                  <w:tcW w:w="1599" w:type="dxa"/>
                </w:tcPr>
                <w:p w14:paraId="1C00832F" w14:textId="7D685E21" w:rsidR="5481362D" w:rsidRDefault="5481362D" w:rsidP="5481362D">
                  <w:pPr>
                    <w:tabs>
                      <w:tab w:val="left" w:pos="246"/>
                    </w:tabs>
                    <w:jc w:val="center"/>
                    <w:rPr>
                      <w:rFonts w:ascii="Calibri Light" w:eastAsia="Calibri Light" w:hAnsi="Calibri Light" w:cs="Calibri Light"/>
                      <w:color w:val="000000" w:themeColor="text1"/>
                      <w:sz w:val="20"/>
                      <w:szCs w:val="20"/>
                    </w:rPr>
                  </w:pPr>
                </w:p>
                <w:p w14:paraId="72BCE4E8" w14:textId="191E7E7A" w:rsidR="5481362D" w:rsidRDefault="5481362D" w:rsidP="5481362D">
                  <w:pPr>
                    <w:tabs>
                      <w:tab w:val="left" w:pos="246"/>
                    </w:tabs>
                    <w:jc w:val="center"/>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Does not meet requirements</w:t>
                  </w:r>
                </w:p>
              </w:tc>
              <w:tc>
                <w:tcPr>
                  <w:tcW w:w="5538" w:type="dxa"/>
                </w:tcPr>
                <w:p w14:paraId="1E774B71" w14:textId="0AA10042" w:rsidR="5481362D" w:rsidRDefault="5481362D" w:rsidP="5481362D">
                  <w:pPr>
                    <w:pStyle w:val="ListParagraph"/>
                    <w:numPr>
                      <w:ilvl w:val="0"/>
                      <w:numId w:val="2"/>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answer is not substantiated. </w:t>
                  </w:r>
                </w:p>
                <w:p w14:paraId="6F7A6EE1" w14:textId="44A25B89" w:rsidR="5481362D" w:rsidRDefault="5481362D" w:rsidP="5481362D">
                  <w:pPr>
                    <w:pStyle w:val="ListParagraph"/>
                    <w:numPr>
                      <w:ilvl w:val="0"/>
                      <w:numId w:val="2"/>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Wrong answer. </w:t>
                  </w:r>
                </w:p>
                <w:p w14:paraId="039618BC" w14:textId="0A757614" w:rsidR="5481362D" w:rsidRDefault="5481362D" w:rsidP="5481362D">
                  <w:pPr>
                    <w:pStyle w:val="ListParagraph"/>
                    <w:numPr>
                      <w:ilvl w:val="0"/>
                      <w:numId w:val="2"/>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 xml:space="preserve">The answer is not accurate or the answer is not given. </w:t>
                  </w:r>
                </w:p>
                <w:p w14:paraId="0622CE06" w14:textId="2129F858" w:rsidR="5481362D" w:rsidRDefault="5481362D" w:rsidP="5481362D">
                  <w:pPr>
                    <w:pStyle w:val="ListParagraph"/>
                    <w:numPr>
                      <w:ilvl w:val="0"/>
                      <w:numId w:val="2"/>
                    </w:numPr>
                    <w:tabs>
                      <w:tab w:val="left" w:pos="161"/>
                    </w:tabs>
                    <w:ind w:left="161" w:hanging="168"/>
                    <w:jc w:val="both"/>
                    <w:rPr>
                      <w:rFonts w:ascii="Calibri Light" w:eastAsia="Calibri Light" w:hAnsi="Calibri Light" w:cs="Calibri Light"/>
                      <w:color w:val="000000" w:themeColor="text1"/>
                      <w:sz w:val="20"/>
                      <w:szCs w:val="20"/>
                    </w:rPr>
                  </w:pPr>
                  <w:r w:rsidRPr="5481362D">
                    <w:rPr>
                      <w:rFonts w:ascii="Calibri Light" w:eastAsia="Calibri Light" w:hAnsi="Calibri Light" w:cs="Calibri Light"/>
                      <w:color w:val="000000" w:themeColor="text1"/>
                      <w:sz w:val="20"/>
                      <w:szCs w:val="20"/>
                    </w:rPr>
                    <w:t>The calculations were performed incorrectly.</w:t>
                  </w:r>
                </w:p>
              </w:tc>
            </w:tr>
          </w:tbl>
          <w:p w14:paraId="6B7357C4" w14:textId="34EE5986" w:rsidR="00431417" w:rsidRPr="00FE08B1" w:rsidRDefault="00431417" w:rsidP="5481362D">
            <w:pPr>
              <w:pStyle w:val="TableParagraph"/>
              <w:spacing w:line="259" w:lineRule="auto"/>
              <w:ind w:right="97"/>
              <w:jc w:val="both"/>
              <w:rPr>
                <w:rFonts w:ascii="Calibri Light" w:hAnsi="Calibri Light" w:cstheme="minorBidi"/>
                <w:b/>
                <w:bCs/>
                <w:noProof/>
                <w:sz w:val="20"/>
                <w:szCs w:val="20"/>
              </w:rPr>
            </w:pPr>
          </w:p>
        </w:tc>
      </w:tr>
      <w:tr w:rsidR="004B193B" w:rsidRPr="00C72328" w14:paraId="604C3A6F" w14:textId="77777777" w:rsidTr="000E2B22">
        <w:trPr>
          <w:gridAfter w:val="1"/>
          <w:wAfter w:w="182" w:type="dxa"/>
          <w:trHeight w:val="8081"/>
        </w:trPr>
        <w:tc>
          <w:tcPr>
            <w:tcW w:w="535" w:type="dxa"/>
            <w:gridSpan w:val="3"/>
            <w:shd w:val="clear" w:color="auto" w:fill="F1F1F1"/>
          </w:tcPr>
          <w:p w14:paraId="5377624A" w14:textId="77777777" w:rsidR="004B193B" w:rsidRPr="00C72328" w:rsidRDefault="004B193B">
            <w:pPr>
              <w:pStyle w:val="TableParagraph"/>
              <w:rPr>
                <w:rFonts w:ascii="Calibri Light" w:hAnsi="Calibri Light" w:cstheme="minorHAnsi"/>
                <w:noProof/>
                <w:sz w:val="20"/>
                <w:szCs w:val="20"/>
              </w:rPr>
            </w:pPr>
          </w:p>
        </w:tc>
        <w:tc>
          <w:tcPr>
            <w:tcW w:w="2070" w:type="dxa"/>
            <w:gridSpan w:val="2"/>
            <w:shd w:val="clear" w:color="auto" w:fill="F1F1F1"/>
          </w:tcPr>
          <w:p w14:paraId="26029510" w14:textId="77777777" w:rsidR="004B193B" w:rsidRPr="00C72328" w:rsidRDefault="004B193B">
            <w:pPr>
              <w:pStyle w:val="TableParagraph"/>
              <w:rPr>
                <w:rFonts w:ascii="Calibri Light" w:hAnsi="Calibri Light" w:cstheme="minorHAnsi"/>
                <w:noProof/>
                <w:sz w:val="20"/>
                <w:szCs w:val="20"/>
              </w:rPr>
            </w:pPr>
          </w:p>
        </w:tc>
        <w:tc>
          <w:tcPr>
            <w:tcW w:w="8100" w:type="dxa"/>
          </w:tcPr>
          <w:p w14:paraId="0C321DE0" w14:textId="6F7298DD" w:rsidR="00435B7E" w:rsidRPr="00C72328" w:rsidRDefault="00435B7E" w:rsidP="00D43148">
            <w:pPr>
              <w:pStyle w:val="TableParagraph"/>
              <w:ind w:right="97"/>
              <w:jc w:val="both"/>
              <w:rPr>
                <w:rFonts w:ascii="Calibri Light" w:hAnsi="Calibri Light" w:cstheme="minorHAnsi"/>
                <w:noProof/>
                <w:sz w:val="20"/>
                <w:szCs w:val="20"/>
              </w:rPr>
            </w:pPr>
          </w:p>
          <w:p w14:paraId="4E71AA46" w14:textId="368A084A" w:rsidR="009E317B" w:rsidRDefault="007606B5" w:rsidP="000E2B22">
            <w:pPr>
              <w:pStyle w:val="TableParagraph"/>
              <w:ind w:left="185" w:right="221" w:hanging="5"/>
              <w:jc w:val="both"/>
              <w:rPr>
                <w:rFonts w:ascii="Calibri Light" w:eastAsia="Times New Roman" w:hAnsi="Calibri Light" w:cstheme="minorBidi"/>
                <w:noProof/>
                <w:sz w:val="20"/>
                <w:szCs w:val="20"/>
              </w:rPr>
            </w:pPr>
            <w:r w:rsidRPr="0334A0E0">
              <w:rPr>
                <w:rFonts w:ascii="Calibri Light" w:hAnsi="Calibri Light" w:cstheme="minorBidi"/>
                <w:b/>
                <w:bCs/>
                <w:noProof/>
                <w:sz w:val="20"/>
                <w:szCs w:val="20"/>
                <w:u w:val="single"/>
              </w:rPr>
              <w:t xml:space="preserve">There are </w:t>
            </w:r>
            <w:r w:rsidR="747A09C4" w:rsidRPr="0334A0E0">
              <w:rPr>
                <w:rFonts w:ascii="Calibri Light" w:hAnsi="Calibri Light" w:cstheme="minorBidi"/>
                <w:b/>
                <w:bCs/>
                <w:noProof/>
                <w:sz w:val="20"/>
                <w:szCs w:val="20"/>
                <w:u w:val="single"/>
              </w:rPr>
              <w:t xml:space="preserve">4 </w:t>
            </w:r>
            <w:r w:rsidRPr="0334A0E0">
              <w:rPr>
                <w:rFonts w:ascii="Calibri Light" w:hAnsi="Calibri Light" w:cstheme="minorBidi"/>
                <w:b/>
                <w:bCs/>
                <w:noProof/>
                <w:sz w:val="20"/>
                <w:szCs w:val="20"/>
                <w:u w:val="single"/>
              </w:rPr>
              <w:t>quizzes during the course.</w:t>
            </w:r>
            <w:r w:rsidRPr="0334A0E0">
              <w:rPr>
                <w:rFonts w:ascii="Calibri Light" w:hAnsi="Calibri Light" w:cstheme="minorBidi"/>
                <w:noProof/>
                <w:sz w:val="20"/>
                <w:szCs w:val="20"/>
              </w:rPr>
              <w:t xml:space="preserve"> </w:t>
            </w:r>
            <w:r w:rsidR="008D08B9" w:rsidRPr="0334A0E0">
              <w:rPr>
                <w:rFonts w:ascii="Calibri Light" w:hAnsi="Calibri Light" w:cstheme="minorBidi"/>
                <w:noProof/>
                <w:sz w:val="20"/>
                <w:szCs w:val="20"/>
              </w:rPr>
              <w:t>Basically,</w:t>
            </w:r>
            <w:r w:rsidR="008D08B9" w:rsidRPr="0334A0E0">
              <w:rPr>
                <w:rFonts w:ascii="Calibri Light" w:hAnsi="Calibri Light" w:cstheme="minorBidi"/>
                <w:noProof/>
                <w:spacing w:val="-3"/>
                <w:sz w:val="20"/>
                <w:szCs w:val="20"/>
              </w:rPr>
              <w:t xml:space="preserve"> </w:t>
            </w:r>
            <w:r w:rsidRPr="0334A0E0">
              <w:rPr>
                <w:rFonts w:ascii="Calibri Light" w:hAnsi="Calibri Light" w:cstheme="minorBidi"/>
                <w:noProof/>
                <w:sz w:val="20"/>
                <w:szCs w:val="20"/>
              </w:rPr>
              <w:t>quizzes</w:t>
            </w:r>
            <w:r w:rsidR="004B2AE4" w:rsidRPr="0334A0E0">
              <w:rPr>
                <w:rFonts w:ascii="Calibri Light" w:hAnsi="Calibri Light" w:cstheme="minorBidi"/>
                <w:noProof/>
                <w:sz w:val="20"/>
                <w:szCs w:val="20"/>
              </w:rPr>
              <w:t xml:space="preserve"> will </w:t>
            </w:r>
            <w:r w:rsidR="008D08B9" w:rsidRPr="0334A0E0">
              <w:rPr>
                <w:rFonts w:ascii="Calibri Light" w:hAnsi="Calibri Light" w:cstheme="minorBidi"/>
                <w:noProof/>
                <w:sz w:val="20"/>
                <w:szCs w:val="20"/>
              </w:rPr>
              <w:t xml:space="preserve">cover material, explained during lecturing, textbook </w:t>
            </w:r>
            <w:r w:rsidRPr="0334A0E0">
              <w:rPr>
                <w:rFonts w:ascii="Calibri Light" w:hAnsi="Calibri Light" w:cstheme="minorBidi"/>
                <w:noProof/>
                <w:sz w:val="20"/>
                <w:szCs w:val="20"/>
              </w:rPr>
              <w:t>chapters, etc.</w:t>
            </w:r>
            <w:r w:rsidR="008D08B9" w:rsidRPr="0334A0E0">
              <w:rPr>
                <w:rFonts w:ascii="Calibri Light" w:hAnsi="Calibri Light" w:cstheme="minorBidi"/>
                <w:noProof/>
                <w:sz w:val="20"/>
                <w:szCs w:val="20"/>
              </w:rPr>
              <w:t>, Some</w:t>
            </w:r>
            <w:r w:rsidR="008D08B9" w:rsidRPr="0334A0E0">
              <w:rPr>
                <w:rFonts w:ascii="Calibri Light" w:hAnsi="Calibri Light" w:cstheme="minorBidi"/>
                <w:noProof/>
                <w:spacing w:val="1"/>
                <w:sz w:val="20"/>
                <w:szCs w:val="20"/>
              </w:rPr>
              <w:t xml:space="preserve"> </w:t>
            </w:r>
            <w:r w:rsidR="008D08B9" w:rsidRPr="0334A0E0">
              <w:rPr>
                <w:rFonts w:ascii="Calibri Light" w:hAnsi="Calibri Light" w:cstheme="minorBidi"/>
                <w:noProof/>
                <w:sz w:val="20"/>
                <w:szCs w:val="20"/>
              </w:rPr>
              <w:t>quizzes</w:t>
            </w:r>
            <w:r w:rsidR="008D08B9" w:rsidRPr="0334A0E0">
              <w:rPr>
                <w:rFonts w:ascii="Calibri Light" w:hAnsi="Calibri Light" w:cstheme="minorBidi"/>
                <w:noProof/>
                <w:spacing w:val="-2"/>
                <w:sz w:val="20"/>
                <w:szCs w:val="20"/>
              </w:rPr>
              <w:t xml:space="preserve"> </w:t>
            </w:r>
            <w:r w:rsidR="008D08B9" w:rsidRPr="0334A0E0">
              <w:rPr>
                <w:rFonts w:ascii="Calibri Light" w:hAnsi="Calibri Light" w:cstheme="minorBidi"/>
                <w:noProof/>
                <w:sz w:val="20"/>
                <w:szCs w:val="20"/>
              </w:rPr>
              <w:t>might</w:t>
            </w:r>
            <w:r w:rsidR="008D08B9" w:rsidRPr="0334A0E0">
              <w:rPr>
                <w:rFonts w:ascii="Calibri Light" w:hAnsi="Calibri Light" w:cstheme="minorBidi"/>
                <w:noProof/>
                <w:spacing w:val="-2"/>
                <w:sz w:val="20"/>
                <w:szCs w:val="20"/>
              </w:rPr>
              <w:t xml:space="preserve"> </w:t>
            </w:r>
            <w:r w:rsidR="008D08B9" w:rsidRPr="0334A0E0">
              <w:rPr>
                <w:rFonts w:ascii="Calibri Light" w:hAnsi="Calibri Light" w:cstheme="minorBidi"/>
                <w:noProof/>
                <w:sz w:val="20"/>
                <w:szCs w:val="20"/>
              </w:rPr>
              <w:t>include</w:t>
            </w:r>
            <w:r w:rsidR="008D08B9" w:rsidRPr="0334A0E0">
              <w:rPr>
                <w:rFonts w:ascii="Calibri Light" w:hAnsi="Calibri Light" w:cstheme="minorBidi"/>
                <w:noProof/>
                <w:spacing w:val="-2"/>
                <w:sz w:val="20"/>
                <w:szCs w:val="20"/>
              </w:rPr>
              <w:t xml:space="preserve"> </w:t>
            </w:r>
            <w:r w:rsidR="008D08B9" w:rsidRPr="0334A0E0">
              <w:rPr>
                <w:rFonts w:ascii="Calibri Light" w:hAnsi="Calibri Light" w:cstheme="minorBidi"/>
                <w:noProof/>
                <w:sz w:val="20"/>
                <w:szCs w:val="20"/>
              </w:rPr>
              <w:t>cumulative</w:t>
            </w:r>
            <w:r w:rsidR="008D08B9" w:rsidRPr="0334A0E0">
              <w:rPr>
                <w:rFonts w:ascii="Calibri Light" w:hAnsi="Calibri Light" w:cstheme="minorBidi"/>
                <w:noProof/>
                <w:spacing w:val="-2"/>
                <w:sz w:val="20"/>
                <w:szCs w:val="20"/>
              </w:rPr>
              <w:t xml:space="preserve"> </w:t>
            </w:r>
            <w:r w:rsidR="008D08B9" w:rsidRPr="0334A0E0">
              <w:rPr>
                <w:rFonts w:ascii="Calibri Light" w:hAnsi="Calibri Light" w:cstheme="minorBidi"/>
                <w:noProof/>
                <w:sz w:val="20"/>
                <w:szCs w:val="20"/>
              </w:rPr>
              <w:t>material covered</w:t>
            </w:r>
            <w:r w:rsidR="008D08B9" w:rsidRPr="0334A0E0">
              <w:rPr>
                <w:rFonts w:ascii="Calibri Light" w:hAnsi="Calibri Light" w:cstheme="minorBidi"/>
                <w:noProof/>
                <w:spacing w:val="-1"/>
                <w:sz w:val="20"/>
                <w:szCs w:val="20"/>
              </w:rPr>
              <w:t xml:space="preserve"> </w:t>
            </w:r>
            <w:r w:rsidR="008D08B9" w:rsidRPr="0334A0E0">
              <w:rPr>
                <w:rFonts w:ascii="Calibri Light" w:hAnsi="Calibri Light" w:cstheme="minorBidi"/>
                <w:noProof/>
                <w:sz w:val="20"/>
                <w:szCs w:val="20"/>
              </w:rPr>
              <w:t>at</w:t>
            </w:r>
            <w:r w:rsidR="008D08B9" w:rsidRPr="0334A0E0">
              <w:rPr>
                <w:rFonts w:ascii="Calibri Light" w:hAnsi="Calibri Light" w:cstheme="minorBidi"/>
                <w:noProof/>
                <w:spacing w:val="1"/>
                <w:sz w:val="20"/>
                <w:szCs w:val="20"/>
              </w:rPr>
              <w:t xml:space="preserve"> </w:t>
            </w:r>
            <w:r w:rsidR="008D08B9" w:rsidRPr="0334A0E0">
              <w:rPr>
                <w:rFonts w:ascii="Calibri Light" w:hAnsi="Calibri Light" w:cstheme="minorBidi"/>
                <w:noProof/>
                <w:sz w:val="20"/>
                <w:szCs w:val="20"/>
              </w:rPr>
              <w:t>other</w:t>
            </w:r>
            <w:r w:rsidR="008D08B9" w:rsidRPr="0334A0E0">
              <w:rPr>
                <w:rFonts w:ascii="Calibri Light" w:hAnsi="Calibri Light" w:cstheme="minorBidi"/>
                <w:noProof/>
                <w:spacing w:val="-1"/>
                <w:sz w:val="20"/>
                <w:szCs w:val="20"/>
              </w:rPr>
              <w:t xml:space="preserve"> </w:t>
            </w:r>
            <w:r w:rsidR="008D08B9" w:rsidRPr="0334A0E0">
              <w:rPr>
                <w:rFonts w:ascii="Calibri Light" w:hAnsi="Calibri Light" w:cstheme="minorBidi"/>
                <w:noProof/>
                <w:sz w:val="20"/>
                <w:szCs w:val="20"/>
              </w:rPr>
              <w:t>sessions</w:t>
            </w:r>
            <w:r w:rsidR="008D08B9" w:rsidRPr="0334A0E0">
              <w:rPr>
                <w:rFonts w:ascii="Calibri Light" w:hAnsi="Calibri Light" w:cstheme="minorBidi"/>
                <w:noProof/>
                <w:spacing w:val="-1"/>
                <w:sz w:val="20"/>
                <w:szCs w:val="20"/>
              </w:rPr>
              <w:t xml:space="preserve"> </w:t>
            </w:r>
            <w:r w:rsidR="008D08B9" w:rsidRPr="0334A0E0">
              <w:rPr>
                <w:rFonts w:ascii="Calibri Light" w:hAnsi="Calibri Light" w:cstheme="minorBidi"/>
                <w:noProof/>
                <w:sz w:val="20"/>
                <w:szCs w:val="20"/>
              </w:rPr>
              <w:t>as well.</w:t>
            </w:r>
            <w:r w:rsidRPr="0334A0E0">
              <w:rPr>
                <w:rFonts w:ascii="Calibri Light" w:hAnsi="Calibri Light" w:cstheme="minorBidi"/>
                <w:noProof/>
                <w:sz w:val="20"/>
                <w:szCs w:val="20"/>
              </w:rPr>
              <w:t xml:space="preserve"> Students should expect to have Quiz at any time during the lecture/seminar. </w:t>
            </w:r>
            <w:r w:rsidR="00593825" w:rsidRPr="0334A0E0">
              <w:rPr>
                <w:rFonts w:ascii="Calibri Light" w:eastAsia="Times New Roman" w:hAnsi="Calibri Light" w:cstheme="minorBidi"/>
                <w:noProof/>
                <w:sz w:val="20"/>
                <w:szCs w:val="20"/>
              </w:rPr>
              <w:t>The quiz will be composed of multiple-choice and short essay type of questions, True/False and problem solving, or combination of all above mentioned.</w:t>
            </w:r>
          </w:p>
          <w:p w14:paraId="7610F6FB" w14:textId="77777777" w:rsidR="00C72328" w:rsidRPr="00C72328" w:rsidRDefault="00C72328" w:rsidP="000E2B22">
            <w:pPr>
              <w:pStyle w:val="TableParagraph"/>
              <w:ind w:left="185" w:right="221" w:hanging="5"/>
              <w:jc w:val="both"/>
              <w:rPr>
                <w:rFonts w:ascii="Calibri Light" w:hAnsi="Calibri Light" w:cstheme="minorHAnsi"/>
                <w:noProof/>
                <w:sz w:val="20"/>
                <w:szCs w:val="20"/>
              </w:rPr>
            </w:pPr>
          </w:p>
          <w:p w14:paraId="0C5F5BFF" w14:textId="40C0BC29" w:rsidR="00021DC0" w:rsidRDefault="00E24B25" w:rsidP="000E2B22">
            <w:pPr>
              <w:pStyle w:val="TableParagraph"/>
              <w:ind w:left="185" w:right="221" w:hanging="5"/>
              <w:jc w:val="both"/>
              <w:rPr>
                <w:rFonts w:ascii="Calibri Light" w:hAnsi="Calibri Light" w:cstheme="minorHAnsi"/>
                <w:b/>
                <w:bCs/>
                <w:i/>
                <w:iCs/>
                <w:noProof/>
                <w:sz w:val="20"/>
                <w:szCs w:val="20"/>
                <w:u w:val="single"/>
              </w:rPr>
            </w:pPr>
            <w:commentRangeStart w:id="0"/>
            <w:commentRangeStart w:id="1"/>
            <w:r w:rsidRPr="007F0688">
              <w:rPr>
                <w:rFonts w:ascii="Calibri Light" w:hAnsi="Calibri Light" w:cstheme="minorHAnsi"/>
                <w:b/>
                <w:bCs/>
                <w:i/>
                <w:iCs/>
                <w:noProof/>
                <w:sz w:val="20"/>
                <w:szCs w:val="20"/>
                <w:highlight w:val="yellow"/>
                <w:u w:val="single"/>
              </w:rPr>
              <w:t xml:space="preserve">*The lowest quiz grade will be dropped </w:t>
            </w:r>
            <w:r w:rsidR="004D6E57" w:rsidRPr="007F0688">
              <w:rPr>
                <w:rFonts w:ascii="Calibri Light" w:hAnsi="Calibri Light" w:cstheme="minorHAnsi"/>
                <w:b/>
                <w:bCs/>
                <w:i/>
                <w:iCs/>
                <w:noProof/>
                <w:sz w:val="20"/>
                <w:szCs w:val="20"/>
                <w:highlight w:val="yellow"/>
                <w:u w:val="single"/>
              </w:rPr>
              <w:t xml:space="preserve">out </w:t>
            </w:r>
            <w:r w:rsidRPr="007F0688">
              <w:rPr>
                <w:rFonts w:ascii="Calibri Light" w:hAnsi="Calibri Light" w:cstheme="minorHAnsi"/>
                <w:b/>
                <w:bCs/>
                <w:i/>
                <w:iCs/>
                <w:noProof/>
                <w:sz w:val="20"/>
                <w:szCs w:val="20"/>
                <w:highlight w:val="yellow"/>
                <w:u w:val="single"/>
              </w:rPr>
              <w:t>at the end of the term and will not count toward your final quiz grade.</w:t>
            </w:r>
            <w:commentRangeEnd w:id="0"/>
            <w:r w:rsidR="00920A5C">
              <w:rPr>
                <w:rStyle w:val="CommentReference"/>
                <w:rFonts w:ascii="Calibri Light" w:hAnsi="Calibri Light" w:cstheme="minorHAnsi"/>
                <w:b/>
                <w:bCs/>
                <w:i/>
                <w:iCs/>
                <w:noProof/>
                <w:sz w:val="20"/>
                <w:szCs w:val="20"/>
                <w:u w:val="single"/>
              </w:rPr>
              <w:commentReference w:id="0"/>
            </w:r>
            <w:commentRangeEnd w:id="1"/>
            <w:r w:rsidR="00F725ED">
              <w:rPr>
                <w:rStyle w:val="CommentReference"/>
                <w:rFonts w:ascii="Calibri Light" w:hAnsi="Calibri Light" w:cstheme="minorHAnsi"/>
                <w:b/>
                <w:bCs/>
                <w:i/>
                <w:iCs/>
                <w:noProof/>
                <w:sz w:val="20"/>
                <w:szCs w:val="20"/>
                <w:u w:val="single"/>
              </w:rPr>
              <w:commentReference w:id="1"/>
            </w:r>
          </w:p>
          <w:p w14:paraId="3CFF3A66" w14:textId="77777777" w:rsidR="000E2B22" w:rsidRPr="00C72328" w:rsidRDefault="000E2B22" w:rsidP="000E2B22">
            <w:pPr>
              <w:pStyle w:val="TableParagraph"/>
              <w:ind w:left="185" w:right="221" w:hanging="5"/>
              <w:jc w:val="both"/>
              <w:rPr>
                <w:rFonts w:ascii="Calibri Light" w:hAnsi="Calibri Light" w:cstheme="minorHAnsi"/>
                <w:b/>
                <w:bCs/>
                <w:i/>
                <w:iCs/>
                <w:noProof/>
                <w:sz w:val="20"/>
                <w:szCs w:val="20"/>
                <w:u w:val="single"/>
              </w:rPr>
            </w:pPr>
          </w:p>
          <w:p w14:paraId="2CB2E524" w14:textId="0CF293FC" w:rsidR="00C72328" w:rsidRDefault="000E2B22" w:rsidP="000E2B22">
            <w:pPr>
              <w:pStyle w:val="TableParagraph"/>
              <w:shd w:val="clear" w:color="auto" w:fill="D9D9D9" w:themeFill="background1" w:themeFillShade="D9"/>
              <w:ind w:left="185" w:right="221" w:hanging="5"/>
              <w:jc w:val="both"/>
              <w:rPr>
                <w:rFonts w:ascii="Calibri Light" w:hAnsi="Calibri Light" w:cstheme="minorHAnsi"/>
                <w:noProof/>
                <w:sz w:val="20"/>
                <w:szCs w:val="20"/>
              </w:rPr>
            </w:pPr>
            <w:r w:rsidRPr="7E8F4A20">
              <w:rPr>
                <w:rFonts w:ascii="Calibri Light" w:hAnsi="Calibri Light" w:cstheme="minorBidi"/>
                <w:b/>
                <w:bCs/>
                <w:noProof/>
                <w:sz w:val="20"/>
                <w:szCs w:val="20"/>
                <w:shd w:val="clear" w:color="auto" w:fill="D9D9D9" w:themeFill="background1" w:themeFillShade="D9"/>
              </w:rPr>
              <w:t>Class Assignments / Discussion</w:t>
            </w:r>
            <w:r w:rsidRPr="7E8F4A20">
              <w:rPr>
                <w:rFonts w:ascii="Calibri Light" w:hAnsi="Calibri Light" w:cstheme="minorBidi"/>
                <w:noProof/>
                <w:spacing w:val="-8"/>
                <w:sz w:val="20"/>
                <w:szCs w:val="20"/>
              </w:rPr>
              <w:t xml:space="preserve"> </w:t>
            </w:r>
            <w:r w:rsidRPr="7E8F4A20">
              <w:rPr>
                <w:rFonts w:ascii="Calibri Light" w:hAnsi="Calibri Light" w:cstheme="minorBidi"/>
                <w:b/>
                <w:bCs/>
                <w:noProof/>
                <w:sz w:val="20"/>
                <w:szCs w:val="20"/>
              </w:rPr>
              <w:t>–</w:t>
            </w:r>
            <w:r w:rsidRPr="7E8F4A20">
              <w:rPr>
                <w:rFonts w:ascii="Calibri Light" w:hAnsi="Calibri Light" w:cstheme="minorBidi"/>
                <w:b/>
                <w:bCs/>
                <w:noProof/>
                <w:spacing w:val="-8"/>
                <w:sz w:val="20"/>
                <w:szCs w:val="20"/>
              </w:rPr>
              <w:t xml:space="preserve"> 4 </w:t>
            </w:r>
            <w:r w:rsidRPr="7E8F4A20">
              <w:rPr>
                <w:rFonts w:ascii="Calibri Light" w:hAnsi="Calibri Light" w:cstheme="minorBidi"/>
                <w:b/>
                <w:bCs/>
                <w:noProof/>
                <w:sz w:val="20"/>
                <w:szCs w:val="20"/>
              </w:rPr>
              <w:t>points (total 12 points)</w:t>
            </w:r>
          </w:p>
          <w:p w14:paraId="2F019BBA" w14:textId="77777777" w:rsidR="000E2B22" w:rsidRDefault="000E2B22" w:rsidP="000E2B22">
            <w:pPr>
              <w:pStyle w:val="TableParagraph"/>
              <w:ind w:left="185" w:right="221"/>
              <w:jc w:val="both"/>
              <w:rPr>
                <w:rFonts w:ascii="Calibri Light" w:hAnsi="Calibri Light" w:cstheme="minorHAnsi"/>
                <w:b/>
                <w:bCs/>
                <w:noProof/>
                <w:sz w:val="20"/>
                <w:szCs w:val="20"/>
                <w:u w:val="single"/>
              </w:rPr>
            </w:pPr>
          </w:p>
          <w:p w14:paraId="646BDB45" w14:textId="2C46B103" w:rsidR="000E2B22" w:rsidRPr="00C72328" w:rsidRDefault="000E2B22" w:rsidP="000E2B22">
            <w:pPr>
              <w:pStyle w:val="TableParagraph"/>
              <w:ind w:left="185" w:right="221"/>
              <w:jc w:val="both"/>
              <w:rPr>
                <w:rFonts w:ascii="Calibri Light" w:hAnsi="Calibri Light" w:cstheme="minorHAnsi"/>
                <w:noProof/>
                <w:sz w:val="20"/>
                <w:szCs w:val="20"/>
              </w:rPr>
            </w:pPr>
            <w:r w:rsidRPr="00C72328">
              <w:rPr>
                <w:rFonts w:ascii="Calibri Light" w:hAnsi="Calibri Light" w:cstheme="minorHAnsi"/>
                <w:b/>
                <w:bCs/>
                <w:noProof/>
                <w:sz w:val="20"/>
                <w:szCs w:val="20"/>
                <w:u w:val="single"/>
              </w:rPr>
              <w:t xml:space="preserve">There are </w:t>
            </w:r>
            <w:r>
              <w:rPr>
                <w:rFonts w:ascii="Calibri Light" w:hAnsi="Calibri Light" w:cstheme="minorHAnsi"/>
                <w:b/>
                <w:bCs/>
                <w:noProof/>
                <w:sz w:val="20"/>
                <w:szCs w:val="20"/>
                <w:u w:val="single"/>
              </w:rPr>
              <w:t>3</w:t>
            </w:r>
            <w:r w:rsidRPr="00C72328">
              <w:rPr>
                <w:rFonts w:ascii="Calibri Light" w:hAnsi="Calibri Light" w:cstheme="minorHAnsi"/>
                <w:b/>
                <w:bCs/>
                <w:noProof/>
                <w:sz w:val="20"/>
                <w:szCs w:val="20"/>
                <w:u w:val="single"/>
              </w:rPr>
              <w:t xml:space="preserve"> Class Assignments during the course.</w:t>
            </w:r>
          </w:p>
          <w:p w14:paraId="18C7DDE1" w14:textId="77777777" w:rsidR="000E2B22" w:rsidRPr="00C72328" w:rsidRDefault="000E2B22" w:rsidP="000E2B22">
            <w:pPr>
              <w:pStyle w:val="TableParagraph"/>
              <w:ind w:left="185" w:right="221"/>
              <w:jc w:val="both"/>
              <w:rPr>
                <w:rFonts w:ascii="Calibri Light" w:hAnsi="Calibri Light" w:cstheme="minorHAnsi"/>
                <w:noProof/>
                <w:sz w:val="20"/>
                <w:szCs w:val="20"/>
              </w:rPr>
            </w:pPr>
            <w:r w:rsidRPr="00C72328">
              <w:rPr>
                <w:rFonts w:ascii="Calibri Light" w:hAnsi="Calibri Light" w:cstheme="minorHAnsi"/>
                <w:noProof/>
                <w:sz w:val="20"/>
                <w:szCs w:val="20"/>
              </w:rPr>
              <w:t>Basically,</w:t>
            </w:r>
            <w:r w:rsidRPr="00C72328">
              <w:rPr>
                <w:rFonts w:ascii="Calibri Light" w:hAnsi="Calibri Light" w:cstheme="minorHAnsi"/>
                <w:noProof/>
                <w:spacing w:val="-3"/>
                <w:sz w:val="20"/>
                <w:szCs w:val="20"/>
              </w:rPr>
              <w:t xml:space="preserve"> </w:t>
            </w:r>
            <w:r w:rsidRPr="00C72328">
              <w:rPr>
                <w:rFonts w:ascii="Calibri Light" w:hAnsi="Calibri Light" w:cstheme="minorHAnsi"/>
                <w:noProof/>
                <w:sz w:val="20"/>
                <w:szCs w:val="20"/>
              </w:rPr>
              <w:t>class assignments will cover material, explained during lecturing, textbook chapters, or cumulative</w:t>
            </w:r>
            <w:r w:rsidRPr="00C72328">
              <w:rPr>
                <w:rFonts w:ascii="Calibri Light" w:hAnsi="Calibri Light" w:cstheme="minorHAnsi"/>
                <w:noProof/>
                <w:spacing w:val="-2"/>
                <w:sz w:val="20"/>
                <w:szCs w:val="20"/>
              </w:rPr>
              <w:t xml:space="preserve"> </w:t>
            </w:r>
            <w:r w:rsidRPr="00C72328">
              <w:rPr>
                <w:rFonts w:ascii="Calibri Light" w:hAnsi="Calibri Light" w:cstheme="minorHAnsi"/>
                <w:noProof/>
                <w:sz w:val="20"/>
                <w:szCs w:val="20"/>
              </w:rPr>
              <w:t>material covered</w:t>
            </w:r>
            <w:r w:rsidRPr="00C72328">
              <w:rPr>
                <w:rFonts w:ascii="Calibri Light" w:hAnsi="Calibri Light" w:cstheme="minorHAnsi"/>
                <w:noProof/>
                <w:spacing w:val="-1"/>
                <w:sz w:val="20"/>
                <w:szCs w:val="20"/>
              </w:rPr>
              <w:t xml:space="preserve"> </w:t>
            </w:r>
            <w:r w:rsidRPr="00C72328">
              <w:rPr>
                <w:rFonts w:ascii="Calibri Light" w:hAnsi="Calibri Light" w:cstheme="minorHAnsi"/>
                <w:noProof/>
                <w:sz w:val="20"/>
                <w:szCs w:val="20"/>
              </w:rPr>
              <w:t>at</w:t>
            </w:r>
            <w:r w:rsidRPr="00C72328">
              <w:rPr>
                <w:rFonts w:ascii="Calibri Light" w:hAnsi="Calibri Light" w:cstheme="minorHAnsi"/>
                <w:noProof/>
                <w:spacing w:val="1"/>
                <w:sz w:val="20"/>
                <w:szCs w:val="20"/>
              </w:rPr>
              <w:t xml:space="preserve"> </w:t>
            </w:r>
            <w:r w:rsidRPr="00C72328">
              <w:rPr>
                <w:rFonts w:ascii="Calibri Light" w:hAnsi="Calibri Light" w:cstheme="minorHAnsi"/>
                <w:noProof/>
                <w:sz w:val="20"/>
                <w:szCs w:val="20"/>
              </w:rPr>
              <w:t>other</w:t>
            </w:r>
            <w:r w:rsidRPr="00C72328">
              <w:rPr>
                <w:rFonts w:ascii="Calibri Light" w:hAnsi="Calibri Light" w:cstheme="minorHAnsi"/>
                <w:noProof/>
                <w:spacing w:val="-1"/>
                <w:sz w:val="20"/>
                <w:szCs w:val="20"/>
              </w:rPr>
              <w:t xml:space="preserve"> </w:t>
            </w:r>
            <w:r w:rsidRPr="00C72328">
              <w:rPr>
                <w:rFonts w:ascii="Calibri Light" w:hAnsi="Calibri Light" w:cstheme="minorHAnsi"/>
                <w:noProof/>
                <w:sz w:val="20"/>
                <w:szCs w:val="20"/>
              </w:rPr>
              <w:t>sessions</w:t>
            </w:r>
            <w:r w:rsidRPr="00C72328">
              <w:rPr>
                <w:rFonts w:ascii="Calibri Light" w:hAnsi="Calibri Light" w:cstheme="minorHAnsi"/>
                <w:noProof/>
                <w:spacing w:val="-1"/>
                <w:sz w:val="20"/>
                <w:szCs w:val="20"/>
              </w:rPr>
              <w:t xml:space="preserve"> </w:t>
            </w:r>
            <w:r w:rsidRPr="00C72328">
              <w:rPr>
                <w:rFonts w:ascii="Calibri Light" w:hAnsi="Calibri Light" w:cstheme="minorHAnsi"/>
                <w:noProof/>
                <w:sz w:val="20"/>
                <w:szCs w:val="20"/>
              </w:rPr>
              <w:t>as well. Class Assignments might include case study, problem-solving exercises, situational analysis or the combination of all of them.</w:t>
            </w:r>
          </w:p>
          <w:p w14:paraId="23F4ACAF" w14:textId="77777777" w:rsidR="00C72328" w:rsidRDefault="00C72328" w:rsidP="00354241">
            <w:pPr>
              <w:pStyle w:val="TableParagraph"/>
              <w:ind w:right="94"/>
              <w:jc w:val="both"/>
              <w:rPr>
                <w:rFonts w:ascii="Calibri Light" w:hAnsi="Calibri Light" w:cstheme="minorHAnsi"/>
                <w:noProof/>
                <w:sz w:val="20"/>
                <w:szCs w:val="20"/>
              </w:rPr>
            </w:pPr>
          </w:p>
          <w:tbl>
            <w:tblPr>
              <w:tblStyle w:val="TableGrid"/>
              <w:tblW w:w="7860" w:type="dxa"/>
              <w:tblInd w:w="108" w:type="dxa"/>
              <w:shd w:val="clear" w:color="auto" w:fill="FFFFFF" w:themeFill="background1"/>
              <w:tblLook w:val="04A0" w:firstRow="1" w:lastRow="0" w:firstColumn="1" w:lastColumn="0" w:noHBand="0" w:noVBand="1"/>
            </w:tblPr>
            <w:tblGrid>
              <w:gridCol w:w="1853"/>
              <w:gridCol w:w="6007"/>
            </w:tblGrid>
            <w:tr w:rsidR="00C72328" w:rsidRPr="00C72328" w14:paraId="2E3A6577" w14:textId="77777777" w:rsidTr="000E2B22">
              <w:trPr>
                <w:trHeight w:val="329"/>
              </w:trPr>
              <w:tc>
                <w:tcPr>
                  <w:tcW w:w="1853" w:type="dxa"/>
                  <w:shd w:val="clear" w:color="auto" w:fill="002060"/>
                  <w:vAlign w:val="center"/>
                </w:tcPr>
                <w:p w14:paraId="5ADDA859" w14:textId="77777777" w:rsidR="00C72328" w:rsidRPr="00C72328" w:rsidRDefault="00C72328" w:rsidP="00C72328">
                  <w:pPr>
                    <w:pStyle w:val="TableParagraph"/>
                    <w:ind w:left="-94" w:firstLine="94"/>
                    <w:jc w:val="center"/>
                    <w:rPr>
                      <w:rFonts w:ascii="Calibri Light" w:hAnsi="Calibri Light" w:cstheme="minorHAnsi"/>
                      <w:b/>
                      <w:noProof/>
                      <w:color w:val="FFFFFF" w:themeColor="background1"/>
                      <w:sz w:val="20"/>
                      <w:szCs w:val="20"/>
                      <w:highlight w:val="yellow"/>
                      <w:shd w:val="clear" w:color="auto" w:fill="FFFFFF"/>
                    </w:rPr>
                  </w:pPr>
                  <w:r w:rsidRPr="00C72328">
                    <w:rPr>
                      <w:rFonts w:ascii="Calibri Light" w:hAnsi="Calibri Light" w:cstheme="minorHAnsi"/>
                      <w:noProof/>
                      <w:sz w:val="20"/>
                      <w:szCs w:val="20"/>
                    </w:rPr>
                    <w:t xml:space="preserve">   </w:t>
                  </w:r>
                  <w:r w:rsidRPr="00C72328">
                    <w:rPr>
                      <w:rFonts w:ascii="Calibri Light" w:hAnsi="Calibri Light" w:cstheme="minorHAnsi"/>
                      <w:b/>
                      <w:noProof/>
                      <w:color w:val="FFFFFF" w:themeColor="background1"/>
                      <w:sz w:val="20"/>
                      <w:szCs w:val="20"/>
                      <w:lang w:eastAsia="de-DE"/>
                    </w:rPr>
                    <w:t>Components</w:t>
                  </w:r>
                </w:p>
              </w:tc>
              <w:tc>
                <w:tcPr>
                  <w:tcW w:w="6007" w:type="dxa"/>
                  <w:shd w:val="clear" w:color="auto" w:fill="002060"/>
                  <w:vAlign w:val="center"/>
                </w:tcPr>
                <w:p w14:paraId="04904882" w14:textId="77777777" w:rsidR="00C72328" w:rsidRPr="00C72328" w:rsidRDefault="00C72328" w:rsidP="00C72328">
                  <w:pPr>
                    <w:pStyle w:val="TableParagraph"/>
                    <w:ind w:left="-94" w:firstLine="94"/>
                    <w:jc w:val="center"/>
                    <w:rPr>
                      <w:rFonts w:ascii="Calibri Light" w:hAnsi="Calibri Light" w:cstheme="minorHAnsi"/>
                      <w:b/>
                      <w:noProof/>
                      <w:color w:val="FFFFFF" w:themeColor="background1"/>
                      <w:sz w:val="20"/>
                      <w:szCs w:val="20"/>
                      <w:highlight w:val="yellow"/>
                    </w:rPr>
                  </w:pPr>
                  <w:r w:rsidRPr="00C72328">
                    <w:rPr>
                      <w:rFonts w:ascii="Calibri Light" w:hAnsi="Calibri Light" w:cstheme="minorHAnsi"/>
                      <w:b/>
                      <w:noProof/>
                      <w:color w:val="FFFFFF" w:themeColor="background1"/>
                      <w:sz w:val="20"/>
                      <w:szCs w:val="20"/>
                    </w:rPr>
                    <w:t>Rubrics</w:t>
                  </w:r>
                </w:p>
              </w:tc>
            </w:tr>
            <w:tr w:rsidR="00C72328" w:rsidRPr="00C72328" w14:paraId="4AB70253" w14:textId="77777777" w:rsidTr="000E2B22">
              <w:trPr>
                <w:trHeight w:val="1200"/>
              </w:trPr>
              <w:tc>
                <w:tcPr>
                  <w:tcW w:w="1853" w:type="dxa"/>
                  <w:shd w:val="clear" w:color="auto" w:fill="FFFFFF" w:themeFill="background1"/>
                  <w:vAlign w:val="center"/>
                </w:tcPr>
                <w:p w14:paraId="11534F97" w14:textId="77777777" w:rsidR="00C72328" w:rsidRPr="00C72328" w:rsidRDefault="00C72328" w:rsidP="00C72328">
                  <w:pPr>
                    <w:pStyle w:val="TableParagraph"/>
                    <w:tabs>
                      <w:tab w:val="left" w:pos="223"/>
                      <w:tab w:val="left" w:pos="313"/>
                    </w:tabs>
                    <w:ind w:right="93"/>
                    <w:jc w:val="center"/>
                    <w:rPr>
                      <w:rFonts w:ascii="Calibri Light" w:hAnsi="Calibri Light" w:cstheme="minorHAnsi"/>
                      <w:b/>
                      <w:noProof/>
                      <w:sz w:val="20"/>
                      <w:szCs w:val="20"/>
                      <w:highlight w:val="yellow"/>
                    </w:rPr>
                  </w:pPr>
                </w:p>
              </w:tc>
              <w:tc>
                <w:tcPr>
                  <w:tcW w:w="6007" w:type="dxa"/>
                  <w:shd w:val="clear" w:color="auto" w:fill="FFFFFF" w:themeFill="background1"/>
                </w:tcPr>
                <w:p w14:paraId="442100AA" w14:textId="22259352" w:rsidR="00C72328" w:rsidRPr="00C72328" w:rsidRDefault="00C72328" w:rsidP="00C72328">
                  <w:pPr>
                    <w:pStyle w:val="TableParagraph"/>
                    <w:shd w:val="clear" w:color="auto" w:fill="DBE5F1" w:themeFill="accent1" w:themeFillTint="33"/>
                    <w:tabs>
                      <w:tab w:val="left" w:pos="156"/>
                      <w:tab w:val="left" w:pos="185"/>
                      <w:tab w:val="left" w:pos="426"/>
                    </w:tabs>
                    <w:spacing w:line="266" w:lineRule="exact"/>
                    <w:ind w:left="156" w:right="348" w:hanging="156"/>
                    <w:jc w:val="both"/>
                    <w:rPr>
                      <w:rFonts w:ascii="Calibri Light" w:hAnsi="Calibri Light" w:cstheme="minorHAnsi"/>
                      <w:noProof/>
                      <w:sz w:val="20"/>
                      <w:szCs w:val="20"/>
                    </w:rPr>
                  </w:pPr>
                  <w:r w:rsidRPr="00C72328">
                    <w:rPr>
                      <w:rFonts w:ascii="Calibri Light" w:hAnsi="Calibri Light" w:cstheme="minorHAnsi"/>
                      <w:b/>
                      <w:noProof/>
                      <w:sz w:val="20"/>
                      <w:szCs w:val="20"/>
                    </w:rPr>
                    <w:t>ASSIGNMENT DISCUSSION &amp; ANALYSIS</w:t>
                  </w:r>
                  <w:r w:rsidRPr="00C72328">
                    <w:rPr>
                      <w:rFonts w:ascii="Calibri Light" w:hAnsi="Calibri Light" w:cstheme="minorHAnsi"/>
                      <w:b/>
                      <w:noProof/>
                      <w:spacing w:val="2"/>
                      <w:sz w:val="20"/>
                      <w:szCs w:val="20"/>
                    </w:rPr>
                    <w:t xml:space="preserve"> </w:t>
                  </w:r>
                  <w:r w:rsidRPr="00C72328">
                    <w:rPr>
                      <w:rFonts w:ascii="Calibri Light" w:hAnsi="Calibri Light" w:cstheme="minorHAnsi"/>
                      <w:b/>
                      <w:noProof/>
                      <w:sz w:val="20"/>
                      <w:szCs w:val="20"/>
                    </w:rPr>
                    <w:t>–</w:t>
                  </w:r>
                  <w:r w:rsidRPr="00C72328">
                    <w:rPr>
                      <w:rFonts w:ascii="Calibri Light" w:hAnsi="Calibri Light" w:cstheme="minorHAnsi"/>
                      <w:b/>
                      <w:noProof/>
                      <w:spacing w:val="-1"/>
                      <w:sz w:val="20"/>
                      <w:szCs w:val="20"/>
                    </w:rPr>
                    <w:t xml:space="preserve"> </w:t>
                  </w:r>
                  <w:r w:rsidR="00195B60">
                    <w:rPr>
                      <w:rFonts w:ascii="Calibri Light" w:hAnsi="Calibri Light" w:cstheme="minorHAnsi"/>
                      <w:b/>
                      <w:noProof/>
                      <w:sz w:val="20"/>
                      <w:szCs w:val="20"/>
                    </w:rPr>
                    <w:t>3</w:t>
                  </w:r>
                  <w:r w:rsidRPr="00C72328">
                    <w:rPr>
                      <w:rFonts w:ascii="Calibri Light" w:hAnsi="Calibri Light" w:cstheme="minorHAnsi"/>
                      <w:b/>
                      <w:noProof/>
                      <w:sz w:val="20"/>
                      <w:szCs w:val="20"/>
                    </w:rPr>
                    <w:t xml:space="preserve"> POINT</w:t>
                  </w:r>
                  <w:r w:rsidR="00195B60">
                    <w:rPr>
                      <w:rFonts w:ascii="Calibri Light" w:hAnsi="Calibri Light" w:cstheme="minorHAnsi"/>
                      <w:b/>
                      <w:noProof/>
                      <w:sz w:val="20"/>
                      <w:szCs w:val="20"/>
                    </w:rPr>
                    <w:t>S</w:t>
                  </w:r>
                  <w:r w:rsidRPr="00C72328">
                    <w:rPr>
                      <w:rFonts w:ascii="Calibri Light" w:hAnsi="Calibri Light" w:cstheme="minorHAnsi"/>
                      <w:b/>
                      <w:noProof/>
                      <w:sz w:val="20"/>
                      <w:szCs w:val="20"/>
                    </w:rPr>
                    <w:t xml:space="preserve"> MAX</w:t>
                  </w:r>
                </w:p>
                <w:p w14:paraId="41234510" w14:textId="10DF2E26" w:rsidR="00C72328" w:rsidRPr="00C72328" w:rsidRDefault="00C72328" w:rsidP="00392252">
                  <w:pPr>
                    <w:pStyle w:val="TableParagraph"/>
                    <w:numPr>
                      <w:ilvl w:val="0"/>
                      <w:numId w:val="9"/>
                    </w:numPr>
                    <w:tabs>
                      <w:tab w:val="left" w:pos="156"/>
                      <w:tab w:val="left" w:pos="185"/>
                      <w:tab w:val="left" w:pos="426"/>
                    </w:tabs>
                    <w:spacing w:line="237" w:lineRule="auto"/>
                    <w:ind w:left="156" w:right="348" w:hanging="156"/>
                    <w:jc w:val="both"/>
                    <w:rPr>
                      <w:rFonts w:ascii="Calibri Light" w:hAnsi="Calibri Light" w:cstheme="minorHAnsi"/>
                      <w:noProof/>
                      <w:sz w:val="20"/>
                      <w:szCs w:val="20"/>
                    </w:rPr>
                  </w:pPr>
                  <w:r w:rsidRPr="00C72328">
                    <w:rPr>
                      <w:rFonts w:ascii="Calibri Light" w:hAnsi="Calibri Light" w:cstheme="minorHAnsi"/>
                      <w:noProof/>
                      <w:sz w:val="20"/>
                      <w:szCs w:val="20"/>
                    </w:rPr>
                    <w:t>Assignment is discussed in a correct way; answers are based on strong and reliable arguments; required analysis is completely provided; team can analyze the causes and consequences of the given case / assignment; data</w:t>
                  </w:r>
                  <w:r w:rsidRPr="00C72328">
                    <w:rPr>
                      <w:rFonts w:ascii="Calibri Light" w:hAnsi="Calibri Light" w:cstheme="minorHAnsi"/>
                      <w:noProof/>
                      <w:spacing w:val="2"/>
                      <w:sz w:val="20"/>
                      <w:szCs w:val="20"/>
                    </w:rPr>
                    <w:t xml:space="preserve"> </w:t>
                  </w:r>
                  <w:r w:rsidRPr="00C72328">
                    <w:rPr>
                      <w:rFonts w:ascii="Calibri Light" w:hAnsi="Calibri Light" w:cstheme="minorHAnsi"/>
                      <w:noProof/>
                      <w:sz w:val="20"/>
                      <w:szCs w:val="20"/>
                    </w:rPr>
                    <w:t>and</w:t>
                  </w:r>
                  <w:r w:rsidRPr="00C72328">
                    <w:rPr>
                      <w:rFonts w:ascii="Calibri Light" w:hAnsi="Calibri Light" w:cstheme="minorHAnsi"/>
                      <w:noProof/>
                      <w:spacing w:val="3"/>
                      <w:sz w:val="20"/>
                      <w:szCs w:val="20"/>
                    </w:rPr>
                    <w:t xml:space="preserve"> </w:t>
                  </w:r>
                  <w:r w:rsidRPr="00C72328">
                    <w:rPr>
                      <w:rFonts w:ascii="Calibri Light" w:hAnsi="Calibri Light" w:cstheme="minorHAnsi"/>
                      <w:noProof/>
                      <w:sz w:val="20"/>
                      <w:szCs w:val="20"/>
                    </w:rPr>
                    <w:t>literature</w:t>
                  </w:r>
                  <w:r w:rsidRPr="00C72328">
                    <w:rPr>
                      <w:rFonts w:ascii="Calibri Light" w:hAnsi="Calibri Light" w:cstheme="minorHAnsi"/>
                      <w:noProof/>
                      <w:spacing w:val="2"/>
                      <w:sz w:val="20"/>
                      <w:szCs w:val="20"/>
                    </w:rPr>
                    <w:t xml:space="preserve"> </w:t>
                  </w:r>
                  <w:r w:rsidRPr="00C72328">
                    <w:rPr>
                      <w:rFonts w:ascii="Calibri Light" w:hAnsi="Calibri Light" w:cstheme="minorHAnsi"/>
                      <w:noProof/>
                      <w:sz w:val="20"/>
                      <w:szCs w:val="20"/>
                    </w:rPr>
                    <w:t>used</w:t>
                  </w:r>
                  <w:r w:rsidRPr="00C72328">
                    <w:rPr>
                      <w:rFonts w:ascii="Calibri Light" w:hAnsi="Calibri Light" w:cstheme="minorHAnsi"/>
                      <w:noProof/>
                      <w:spacing w:val="2"/>
                      <w:sz w:val="20"/>
                      <w:szCs w:val="20"/>
                    </w:rPr>
                    <w:t xml:space="preserve"> </w:t>
                  </w:r>
                  <w:r w:rsidRPr="00C72328">
                    <w:rPr>
                      <w:rFonts w:ascii="Calibri Light" w:hAnsi="Calibri Light" w:cstheme="minorHAnsi"/>
                      <w:noProof/>
                      <w:sz w:val="20"/>
                      <w:szCs w:val="20"/>
                    </w:rPr>
                    <w:t>are</w:t>
                  </w:r>
                  <w:r w:rsidRPr="00C72328">
                    <w:rPr>
                      <w:rFonts w:ascii="Calibri Light" w:hAnsi="Calibri Light" w:cstheme="minorHAnsi"/>
                      <w:noProof/>
                      <w:spacing w:val="2"/>
                      <w:sz w:val="20"/>
                      <w:szCs w:val="20"/>
                    </w:rPr>
                    <w:t xml:space="preserve"> </w:t>
                  </w:r>
                  <w:r w:rsidRPr="00C72328">
                    <w:rPr>
                      <w:rFonts w:ascii="Calibri Light" w:hAnsi="Calibri Light" w:cstheme="minorHAnsi"/>
                      <w:noProof/>
                      <w:sz w:val="20"/>
                      <w:szCs w:val="20"/>
                    </w:rPr>
                    <w:t>current,</w:t>
                  </w:r>
                  <w:r w:rsidRPr="00C72328">
                    <w:rPr>
                      <w:rFonts w:ascii="Calibri Light" w:hAnsi="Calibri Light" w:cstheme="minorHAnsi"/>
                      <w:noProof/>
                      <w:spacing w:val="3"/>
                      <w:sz w:val="20"/>
                      <w:szCs w:val="20"/>
                    </w:rPr>
                    <w:t xml:space="preserve"> </w:t>
                  </w:r>
                  <w:r w:rsidRPr="00C72328">
                    <w:rPr>
                      <w:rFonts w:ascii="Calibri Light" w:hAnsi="Calibri Light" w:cstheme="minorHAnsi"/>
                      <w:noProof/>
                      <w:sz w:val="20"/>
                      <w:szCs w:val="20"/>
                    </w:rPr>
                    <w:t>updated,</w:t>
                  </w:r>
                  <w:r w:rsidRPr="00C72328">
                    <w:rPr>
                      <w:rFonts w:ascii="Calibri Light" w:hAnsi="Calibri Light" w:cstheme="minorHAnsi"/>
                      <w:noProof/>
                      <w:spacing w:val="2"/>
                      <w:sz w:val="20"/>
                      <w:szCs w:val="20"/>
                    </w:rPr>
                    <w:t xml:space="preserve"> </w:t>
                  </w:r>
                  <w:r w:rsidRPr="00C72328">
                    <w:rPr>
                      <w:rFonts w:ascii="Calibri Light" w:hAnsi="Calibri Light" w:cstheme="minorHAnsi"/>
                      <w:noProof/>
                      <w:sz w:val="20"/>
                      <w:szCs w:val="20"/>
                    </w:rPr>
                    <w:t>adequate</w:t>
                  </w:r>
                  <w:r w:rsidRPr="00C72328">
                    <w:rPr>
                      <w:rFonts w:ascii="Calibri Light" w:hAnsi="Calibri Light" w:cstheme="minorHAnsi"/>
                      <w:noProof/>
                      <w:spacing w:val="3"/>
                      <w:sz w:val="20"/>
                      <w:szCs w:val="20"/>
                    </w:rPr>
                    <w:t xml:space="preserve"> </w:t>
                  </w:r>
                  <w:r w:rsidRPr="00C72328">
                    <w:rPr>
                      <w:rFonts w:ascii="Calibri Light" w:hAnsi="Calibri Light" w:cstheme="minorHAnsi"/>
                      <w:noProof/>
                      <w:sz w:val="20"/>
                      <w:szCs w:val="20"/>
                    </w:rPr>
                    <w:t>and</w:t>
                  </w:r>
                  <w:r w:rsidRPr="00C72328">
                    <w:rPr>
                      <w:rFonts w:ascii="Calibri Light" w:hAnsi="Calibri Light" w:cstheme="minorHAnsi"/>
                      <w:noProof/>
                      <w:spacing w:val="3"/>
                      <w:sz w:val="20"/>
                      <w:szCs w:val="20"/>
                    </w:rPr>
                    <w:t xml:space="preserve"> </w:t>
                  </w:r>
                  <w:r w:rsidRPr="00C72328">
                    <w:rPr>
                      <w:rFonts w:ascii="Calibri Light" w:hAnsi="Calibri Light" w:cstheme="minorHAnsi"/>
                      <w:noProof/>
                      <w:sz w:val="20"/>
                      <w:szCs w:val="20"/>
                    </w:rPr>
                    <w:t>based</w:t>
                  </w:r>
                  <w:r w:rsidRPr="00C72328">
                    <w:rPr>
                      <w:rFonts w:ascii="Calibri Light" w:hAnsi="Calibri Light" w:cstheme="minorHAnsi"/>
                      <w:noProof/>
                      <w:spacing w:val="2"/>
                      <w:sz w:val="20"/>
                      <w:szCs w:val="20"/>
                    </w:rPr>
                    <w:t xml:space="preserve"> </w:t>
                  </w:r>
                  <w:r w:rsidRPr="00C72328">
                    <w:rPr>
                      <w:rFonts w:ascii="Calibri Light" w:hAnsi="Calibri Light" w:cstheme="minorHAnsi"/>
                      <w:noProof/>
                      <w:sz w:val="20"/>
                      <w:szCs w:val="20"/>
                    </w:rPr>
                    <w:t>on</w:t>
                  </w:r>
                  <w:r w:rsidRPr="00C72328">
                    <w:rPr>
                      <w:rFonts w:ascii="Calibri Light" w:hAnsi="Calibri Light" w:cstheme="minorHAnsi"/>
                      <w:noProof/>
                      <w:spacing w:val="2"/>
                      <w:sz w:val="20"/>
                      <w:szCs w:val="20"/>
                    </w:rPr>
                    <w:t xml:space="preserve"> </w:t>
                  </w:r>
                  <w:r w:rsidRPr="00C72328">
                    <w:rPr>
                      <w:rFonts w:ascii="Calibri Light" w:hAnsi="Calibri Light" w:cstheme="minorHAnsi"/>
                      <w:noProof/>
                      <w:sz w:val="20"/>
                      <w:szCs w:val="20"/>
                    </w:rPr>
                    <w:t>reliable,</w:t>
                  </w:r>
                  <w:r w:rsidRPr="00C72328">
                    <w:rPr>
                      <w:rFonts w:ascii="Calibri Light" w:hAnsi="Calibri Light" w:cstheme="minorHAnsi"/>
                      <w:noProof/>
                      <w:spacing w:val="-47"/>
                      <w:sz w:val="20"/>
                      <w:szCs w:val="20"/>
                    </w:rPr>
                    <w:t xml:space="preserve"> </w:t>
                  </w:r>
                  <w:r w:rsidRPr="00C72328">
                    <w:rPr>
                      <w:rFonts w:ascii="Calibri Light" w:hAnsi="Calibri Light" w:cstheme="minorHAnsi"/>
                      <w:noProof/>
                      <w:sz w:val="20"/>
                      <w:szCs w:val="20"/>
                    </w:rPr>
                    <w:t>valid</w:t>
                  </w:r>
                  <w:r w:rsidRPr="00C72328">
                    <w:rPr>
                      <w:rFonts w:ascii="Calibri Light" w:hAnsi="Calibri Light" w:cstheme="minorHAnsi"/>
                      <w:noProof/>
                      <w:spacing w:val="-1"/>
                      <w:sz w:val="20"/>
                      <w:szCs w:val="20"/>
                    </w:rPr>
                    <w:t xml:space="preserve"> </w:t>
                  </w:r>
                  <w:r w:rsidRPr="00C72328">
                    <w:rPr>
                      <w:rFonts w:ascii="Calibri Light" w:hAnsi="Calibri Light" w:cstheme="minorHAnsi"/>
                      <w:noProof/>
                      <w:sz w:val="20"/>
                      <w:szCs w:val="20"/>
                    </w:rPr>
                    <w:t xml:space="preserve">sources.  Team can analyze a case from different point of view and offer alternative solutions/recommendations. </w:t>
                  </w:r>
                  <w:r w:rsidRPr="00C72328">
                    <w:rPr>
                      <w:rFonts w:ascii="Calibri Light" w:hAnsi="Calibri Light" w:cstheme="minorHAnsi"/>
                      <w:b/>
                      <w:bCs/>
                      <w:noProof/>
                      <w:sz w:val="20"/>
                      <w:szCs w:val="20"/>
                      <w:u w:val="single"/>
                    </w:rPr>
                    <w:t>1</w:t>
                  </w:r>
                  <w:r w:rsidR="00195B60">
                    <w:rPr>
                      <w:rFonts w:ascii="Calibri Light" w:hAnsi="Calibri Light" w:cstheme="minorHAnsi"/>
                      <w:b/>
                      <w:bCs/>
                      <w:noProof/>
                      <w:sz w:val="20"/>
                      <w:szCs w:val="20"/>
                      <w:u w:val="single"/>
                    </w:rPr>
                    <w:t>.5</w:t>
                  </w:r>
                  <w:r w:rsidRPr="00C72328">
                    <w:rPr>
                      <w:rFonts w:ascii="Calibri Light" w:hAnsi="Calibri Light" w:cstheme="minorHAnsi"/>
                      <w:b/>
                      <w:bCs/>
                      <w:noProof/>
                      <w:sz w:val="20"/>
                      <w:szCs w:val="20"/>
                      <w:u w:val="single"/>
                    </w:rPr>
                    <w:t>-</w:t>
                  </w:r>
                  <w:r w:rsidR="00195B60">
                    <w:rPr>
                      <w:rFonts w:ascii="Calibri Light" w:hAnsi="Calibri Light" w:cstheme="minorHAnsi"/>
                      <w:b/>
                      <w:bCs/>
                      <w:noProof/>
                      <w:sz w:val="20"/>
                      <w:szCs w:val="20"/>
                      <w:u w:val="single"/>
                    </w:rPr>
                    <w:t>3</w:t>
                  </w:r>
                  <w:r w:rsidRPr="00C72328">
                    <w:rPr>
                      <w:rFonts w:ascii="Calibri Light" w:hAnsi="Calibri Light" w:cstheme="minorHAnsi"/>
                      <w:b/>
                      <w:bCs/>
                      <w:noProof/>
                      <w:sz w:val="20"/>
                      <w:szCs w:val="20"/>
                      <w:u w:val="single"/>
                    </w:rPr>
                    <w:t xml:space="preserve"> points.</w:t>
                  </w:r>
                </w:p>
                <w:p w14:paraId="011D3F59" w14:textId="02E40019" w:rsidR="00C72328" w:rsidRPr="00C72328" w:rsidRDefault="00C72328" w:rsidP="00392252">
                  <w:pPr>
                    <w:pStyle w:val="TableParagraph"/>
                    <w:numPr>
                      <w:ilvl w:val="0"/>
                      <w:numId w:val="9"/>
                    </w:numPr>
                    <w:tabs>
                      <w:tab w:val="left" w:pos="0"/>
                      <w:tab w:val="left" w:pos="156"/>
                      <w:tab w:val="left" w:pos="426"/>
                    </w:tabs>
                    <w:spacing w:before="4" w:line="237" w:lineRule="auto"/>
                    <w:ind w:left="156" w:right="348" w:hanging="156"/>
                    <w:jc w:val="both"/>
                    <w:rPr>
                      <w:rFonts w:ascii="Calibri Light" w:hAnsi="Calibri Light" w:cstheme="minorHAnsi"/>
                      <w:noProof/>
                      <w:sz w:val="20"/>
                      <w:szCs w:val="20"/>
                    </w:rPr>
                  </w:pPr>
                  <w:r w:rsidRPr="00C72328">
                    <w:rPr>
                      <w:rFonts w:ascii="Calibri Light" w:hAnsi="Calibri Light" w:cstheme="minorHAnsi"/>
                      <w:noProof/>
                      <w:sz w:val="20"/>
                      <w:szCs w:val="20"/>
                    </w:rPr>
                    <w:t>Assignment is partially understood; arguments are weak; required analysis is incomplete; team partially or incorrectly analyzes the case / assignment; data</w:t>
                  </w:r>
                  <w:r w:rsidRPr="00C72328">
                    <w:rPr>
                      <w:rFonts w:ascii="Calibri Light" w:hAnsi="Calibri Light" w:cstheme="minorHAnsi"/>
                      <w:noProof/>
                      <w:spacing w:val="4"/>
                      <w:sz w:val="20"/>
                      <w:szCs w:val="20"/>
                    </w:rPr>
                    <w:t xml:space="preserve"> </w:t>
                  </w:r>
                  <w:r w:rsidRPr="00C72328">
                    <w:rPr>
                      <w:rFonts w:ascii="Calibri Light" w:hAnsi="Calibri Light" w:cstheme="minorHAnsi"/>
                      <w:noProof/>
                      <w:sz w:val="20"/>
                      <w:szCs w:val="20"/>
                    </w:rPr>
                    <w:t>and</w:t>
                  </w:r>
                  <w:r w:rsidRPr="00C72328">
                    <w:rPr>
                      <w:rFonts w:ascii="Calibri Light" w:hAnsi="Calibri Light" w:cstheme="minorHAnsi"/>
                      <w:noProof/>
                      <w:spacing w:val="4"/>
                      <w:sz w:val="20"/>
                      <w:szCs w:val="20"/>
                    </w:rPr>
                    <w:t xml:space="preserve"> </w:t>
                  </w:r>
                  <w:r w:rsidRPr="00C72328">
                    <w:rPr>
                      <w:rFonts w:ascii="Calibri Light" w:hAnsi="Calibri Light" w:cstheme="minorHAnsi"/>
                      <w:noProof/>
                      <w:sz w:val="20"/>
                      <w:szCs w:val="20"/>
                    </w:rPr>
                    <w:t>literature</w:t>
                  </w:r>
                  <w:r w:rsidRPr="00C72328">
                    <w:rPr>
                      <w:rFonts w:ascii="Calibri Light" w:hAnsi="Calibri Light" w:cstheme="minorHAnsi"/>
                      <w:noProof/>
                      <w:spacing w:val="4"/>
                      <w:sz w:val="20"/>
                      <w:szCs w:val="20"/>
                    </w:rPr>
                    <w:t xml:space="preserve"> </w:t>
                  </w:r>
                  <w:r w:rsidRPr="00C72328">
                    <w:rPr>
                      <w:rFonts w:ascii="Calibri Light" w:hAnsi="Calibri Light" w:cstheme="minorHAnsi"/>
                      <w:noProof/>
                      <w:sz w:val="20"/>
                      <w:szCs w:val="20"/>
                    </w:rPr>
                    <w:t>used</w:t>
                  </w:r>
                  <w:r w:rsidRPr="00C72328">
                    <w:rPr>
                      <w:rFonts w:ascii="Calibri Light" w:hAnsi="Calibri Light" w:cstheme="minorHAnsi"/>
                      <w:noProof/>
                      <w:spacing w:val="4"/>
                      <w:sz w:val="20"/>
                      <w:szCs w:val="20"/>
                    </w:rPr>
                    <w:t xml:space="preserve"> </w:t>
                  </w:r>
                  <w:r w:rsidRPr="00C72328">
                    <w:rPr>
                      <w:rFonts w:ascii="Calibri Light" w:hAnsi="Calibri Light" w:cstheme="minorHAnsi"/>
                      <w:noProof/>
                      <w:sz w:val="20"/>
                      <w:szCs w:val="20"/>
                    </w:rPr>
                    <w:t>are</w:t>
                  </w:r>
                  <w:r w:rsidRPr="00C72328">
                    <w:rPr>
                      <w:rFonts w:ascii="Calibri Light" w:hAnsi="Calibri Light" w:cstheme="minorHAnsi"/>
                      <w:noProof/>
                      <w:spacing w:val="4"/>
                      <w:sz w:val="20"/>
                      <w:szCs w:val="20"/>
                    </w:rPr>
                    <w:t xml:space="preserve"> </w:t>
                  </w:r>
                  <w:r w:rsidRPr="00C72328">
                    <w:rPr>
                      <w:rFonts w:ascii="Calibri Light" w:hAnsi="Calibri Light" w:cstheme="minorHAnsi"/>
                      <w:noProof/>
                      <w:sz w:val="20"/>
                      <w:szCs w:val="20"/>
                    </w:rPr>
                    <w:t>outdated,</w:t>
                  </w:r>
                  <w:r w:rsidRPr="00C72328">
                    <w:rPr>
                      <w:rFonts w:ascii="Calibri Light" w:hAnsi="Calibri Light" w:cstheme="minorHAnsi"/>
                      <w:noProof/>
                      <w:spacing w:val="9"/>
                      <w:sz w:val="20"/>
                      <w:szCs w:val="20"/>
                    </w:rPr>
                    <w:t xml:space="preserve"> </w:t>
                  </w:r>
                  <w:r w:rsidRPr="00C72328">
                    <w:rPr>
                      <w:rFonts w:ascii="Calibri Light" w:hAnsi="Calibri Light" w:cstheme="minorHAnsi"/>
                      <w:noProof/>
                      <w:sz w:val="20"/>
                      <w:szCs w:val="20"/>
                    </w:rPr>
                    <w:t>inadequate,</w:t>
                  </w:r>
                  <w:r w:rsidRPr="00C72328">
                    <w:rPr>
                      <w:rFonts w:ascii="Calibri Light" w:hAnsi="Calibri Light" w:cstheme="minorHAnsi"/>
                      <w:noProof/>
                      <w:spacing w:val="5"/>
                      <w:sz w:val="20"/>
                      <w:szCs w:val="20"/>
                    </w:rPr>
                    <w:t xml:space="preserve"> </w:t>
                  </w:r>
                  <w:r w:rsidRPr="00C72328">
                    <w:rPr>
                      <w:rFonts w:ascii="Calibri Light" w:hAnsi="Calibri Light" w:cstheme="minorHAnsi"/>
                      <w:noProof/>
                      <w:sz w:val="20"/>
                      <w:szCs w:val="20"/>
                    </w:rPr>
                    <w:t>sources</w:t>
                  </w:r>
                  <w:r w:rsidRPr="00C72328">
                    <w:rPr>
                      <w:rFonts w:ascii="Calibri Light" w:hAnsi="Calibri Light" w:cstheme="minorHAnsi"/>
                      <w:noProof/>
                      <w:spacing w:val="5"/>
                      <w:sz w:val="20"/>
                      <w:szCs w:val="20"/>
                    </w:rPr>
                    <w:t xml:space="preserve"> </w:t>
                  </w:r>
                  <w:r w:rsidRPr="00C72328">
                    <w:rPr>
                      <w:rFonts w:ascii="Calibri Light" w:hAnsi="Calibri Light" w:cstheme="minorHAnsi"/>
                      <w:noProof/>
                      <w:sz w:val="20"/>
                      <w:szCs w:val="20"/>
                    </w:rPr>
                    <w:t>are</w:t>
                  </w:r>
                  <w:r w:rsidRPr="00C72328">
                    <w:rPr>
                      <w:rFonts w:ascii="Calibri Light" w:hAnsi="Calibri Light" w:cstheme="minorHAnsi"/>
                      <w:noProof/>
                      <w:spacing w:val="4"/>
                      <w:sz w:val="20"/>
                      <w:szCs w:val="20"/>
                    </w:rPr>
                    <w:t xml:space="preserve"> </w:t>
                  </w:r>
                  <w:r w:rsidRPr="00C72328">
                    <w:rPr>
                      <w:rFonts w:ascii="Calibri Light" w:hAnsi="Calibri Light" w:cstheme="minorHAnsi"/>
                      <w:noProof/>
                      <w:sz w:val="20"/>
                      <w:szCs w:val="20"/>
                    </w:rPr>
                    <w:t>not</w:t>
                  </w:r>
                  <w:r w:rsidRPr="00C72328">
                    <w:rPr>
                      <w:rFonts w:ascii="Calibri Light" w:hAnsi="Calibri Light" w:cstheme="minorHAnsi"/>
                      <w:noProof/>
                      <w:spacing w:val="3"/>
                      <w:sz w:val="20"/>
                      <w:szCs w:val="20"/>
                    </w:rPr>
                    <w:t xml:space="preserve"> </w:t>
                  </w:r>
                  <w:r w:rsidRPr="00C72328">
                    <w:rPr>
                      <w:rFonts w:ascii="Calibri Light" w:hAnsi="Calibri Light" w:cstheme="minorHAnsi"/>
                      <w:noProof/>
                      <w:sz w:val="20"/>
                      <w:szCs w:val="20"/>
                    </w:rPr>
                    <w:t>completely reliable</w:t>
                  </w:r>
                  <w:r w:rsidRPr="00C72328">
                    <w:rPr>
                      <w:rFonts w:ascii="Calibri Light" w:hAnsi="Calibri Light" w:cstheme="minorHAnsi"/>
                      <w:noProof/>
                      <w:spacing w:val="-2"/>
                      <w:sz w:val="20"/>
                      <w:szCs w:val="20"/>
                    </w:rPr>
                    <w:t xml:space="preserve"> </w:t>
                  </w:r>
                  <w:r w:rsidRPr="00C72328">
                    <w:rPr>
                      <w:rFonts w:ascii="Calibri Light" w:hAnsi="Calibri Light" w:cstheme="minorHAnsi"/>
                      <w:noProof/>
                      <w:sz w:val="20"/>
                      <w:szCs w:val="20"/>
                    </w:rPr>
                    <w:t xml:space="preserve">and valid.  </w:t>
                  </w:r>
                  <w:r w:rsidRPr="00C72328">
                    <w:rPr>
                      <w:rFonts w:ascii="Calibri Light" w:hAnsi="Calibri Light" w:cstheme="minorHAnsi"/>
                      <w:b/>
                      <w:bCs/>
                      <w:noProof/>
                      <w:sz w:val="20"/>
                      <w:szCs w:val="20"/>
                      <w:u w:val="single"/>
                    </w:rPr>
                    <w:t>0-1</w:t>
                  </w:r>
                  <w:r w:rsidR="00195B60">
                    <w:rPr>
                      <w:rFonts w:ascii="Calibri Light" w:hAnsi="Calibri Light" w:cstheme="minorHAnsi"/>
                      <w:b/>
                      <w:bCs/>
                      <w:noProof/>
                      <w:sz w:val="20"/>
                      <w:szCs w:val="20"/>
                      <w:u w:val="single"/>
                    </w:rPr>
                    <w:t>.5</w:t>
                  </w:r>
                  <w:r w:rsidRPr="00C72328">
                    <w:rPr>
                      <w:rFonts w:ascii="Calibri Light" w:hAnsi="Calibri Light" w:cstheme="minorHAnsi"/>
                      <w:b/>
                      <w:bCs/>
                      <w:noProof/>
                      <w:sz w:val="20"/>
                      <w:szCs w:val="20"/>
                      <w:u w:val="single"/>
                    </w:rPr>
                    <w:t xml:space="preserve"> points.</w:t>
                  </w:r>
                </w:p>
                <w:p w14:paraId="5A13E636" w14:textId="77777777" w:rsidR="00C72328" w:rsidRPr="00C72328" w:rsidRDefault="00C72328" w:rsidP="00C72328">
                  <w:pPr>
                    <w:pStyle w:val="TableParagraph"/>
                    <w:shd w:val="clear" w:color="auto" w:fill="DBE5F1" w:themeFill="accent1" w:themeFillTint="33"/>
                    <w:tabs>
                      <w:tab w:val="left" w:pos="0"/>
                      <w:tab w:val="left" w:pos="156"/>
                      <w:tab w:val="left" w:pos="426"/>
                    </w:tabs>
                    <w:spacing w:before="4" w:line="237" w:lineRule="auto"/>
                    <w:ind w:right="348"/>
                    <w:jc w:val="both"/>
                    <w:rPr>
                      <w:rFonts w:ascii="Calibri Light" w:hAnsi="Calibri Light" w:cstheme="minorHAnsi"/>
                      <w:b/>
                      <w:noProof/>
                      <w:sz w:val="20"/>
                      <w:szCs w:val="20"/>
                    </w:rPr>
                  </w:pPr>
                  <w:r w:rsidRPr="00C72328">
                    <w:rPr>
                      <w:rFonts w:ascii="Calibri Light" w:hAnsi="Calibri Light" w:cstheme="minorHAnsi"/>
                      <w:b/>
                      <w:noProof/>
                      <w:sz w:val="20"/>
                      <w:szCs w:val="20"/>
                    </w:rPr>
                    <w:t>CONCLUSION AND RECOMMENDATIONS –</w:t>
                  </w:r>
                  <w:r w:rsidRPr="00C72328">
                    <w:rPr>
                      <w:rFonts w:ascii="Calibri Light" w:hAnsi="Calibri Light" w:cstheme="minorHAnsi"/>
                      <w:b/>
                      <w:noProof/>
                      <w:spacing w:val="-1"/>
                      <w:sz w:val="20"/>
                      <w:szCs w:val="20"/>
                    </w:rPr>
                    <w:t xml:space="preserve"> </w:t>
                  </w:r>
                  <w:r w:rsidRPr="00C72328">
                    <w:rPr>
                      <w:rFonts w:ascii="Calibri Light" w:hAnsi="Calibri Light" w:cstheme="minorHAnsi"/>
                      <w:b/>
                      <w:noProof/>
                      <w:sz w:val="20"/>
                      <w:szCs w:val="20"/>
                    </w:rPr>
                    <w:t>1 POINT MAX</w:t>
                  </w:r>
                </w:p>
                <w:p w14:paraId="48739E41" w14:textId="77777777" w:rsidR="00C72328" w:rsidRPr="00C72328" w:rsidRDefault="00C72328" w:rsidP="00392252">
                  <w:pPr>
                    <w:pStyle w:val="TableParagraph"/>
                    <w:numPr>
                      <w:ilvl w:val="0"/>
                      <w:numId w:val="9"/>
                    </w:numPr>
                    <w:tabs>
                      <w:tab w:val="left" w:pos="156"/>
                      <w:tab w:val="left" w:pos="185"/>
                      <w:tab w:val="left" w:pos="426"/>
                    </w:tabs>
                    <w:spacing w:line="237" w:lineRule="auto"/>
                    <w:ind w:left="156" w:right="348" w:hanging="156"/>
                    <w:jc w:val="both"/>
                    <w:rPr>
                      <w:rFonts w:ascii="Calibri Light" w:hAnsi="Calibri Light" w:cstheme="minorHAnsi"/>
                      <w:noProof/>
                      <w:sz w:val="20"/>
                      <w:szCs w:val="20"/>
                    </w:rPr>
                  </w:pPr>
                  <w:r w:rsidRPr="00C72328">
                    <w:rPr>
                      <w:rFonts w:ascii="Calibri Light" w:hAnsi="Calibri Light" w:cstheme="minorHAnsi"/>
                      <w:noProof/>
                      <w:sz w:val="20"/>
                      <w:szCs w:val="20"/>
                    </w:rPr>
                    <w:t>Team can provide sufficient, complete and clear conclusion.</w:t>
                  </w:r>
                  <w:r w:rsidRPr="00C72328">
                    <w:rPr>
                      <w:rFonts w:ascii="Calibri Light" w:hAnsi="Calibri Light" w:cstheme="minorHAnsi"/>
                      <w:noProof/>
                      <w:spacing w:val="1"/>
                      <w:sz w:val="20"/>
                      <w:szCs w:val="20"/>
                    </w:rPr>
                    <w:t xml:space="preserve"> </w:t>
                  </w:r>
                  <w:r w:rsidRPr="00C72328">
                    <w:rPr>
                      <w:rFonts w:ascii="Calibri Light" w:hAnsi="Calibri Light" w:cstheme="minorHAnsi"/>
                      <w:b/>
                      <w:bCs/>
                      <w:noProof/>
                      <w:sz w:val="20"/>
                      <w:szCs w:val="20"/>
                      <w:u w:val="single"/>
                    </w:rPr>
                    <w:t>0.5-1 points.</w:t>
                  </w:r>
                </w:p>
                <w:p w14:paraId="168AF37D" w14:textId="77777777" w:rsidR="00C72328" w:rsidRPr="00C72328" w:rsidRDefault="00C72328" w:rsidP="00392252">
                  <w:pPr>
                    <w:pStyle w:val="TableParagraph"/>
                    <w:numPr>
                      <w:ilvl w:val="0"/>
                      <w:numId w:val="9"/>
                    </w:numPr>
                    <w:tabs>
                      <w:tab w:val="left" w:pos="0"/>
                      <w:tab w:val="left" w:pos="156"/>
                      <w:tab w:val="left" w:pos="426"/>
                    </w:tabs>
                    <w:spacing w:before="4" w:line="237" w:lineRule="auto"/>
                    <w:ind w:left="156" w:right="348" w:hanging="156"/>
                    <w:jc w:val="both"/>
                    <w:rPr>
                      <w:rFonts w:ascii="Calibri Light" w:hAnsi="Calibri Light" w:cstheme="minorHAnsi"/>
                      <w:noProof/>
                      <w:sz w:val="20"/>
                      <w:szCs w:val="20"/>
                    </w:rPr>
                  </w:pPr>
                  <w:r w:rsidRPr="00C72328">
                    <w:rPr>
                      <w:rFonts w:ascii="Calibri Light" w:hAnsi="Calibri Light" w:cstheme="minorHAnsi"/>
                      <w:noProof/>
                      <w:sz w:val="20"/>
                      <w:szCs w:val="20"/>
                    </w:rPr>
                    <w:t xml:space="preserve">Team fails to provide sufficient, complete and clear conclusion. </w:t>
                  </w:r>
                  <w:r w:rsidRPr="00C72328">
                    <w:rPr>
                      <w:rFonts w:ascii="Calibri Light" w:hAnsi="Calibri Light" w:cstheme="minorHAnsi"/>
                      <w:b/>
                      <w:bCs/>
                      <w:noProof/>
                      <w:sz w:val="20"/>
                      <w:szCs w:val="20"/>
                      <w:u w:val="single"/>
                    </w:rPr>
                    <w:t>0-0.5 points.</w:t>
                  </w:r>
                </w:p>
                <w:p w14:paraId="6BABCE03" w14:textId="77777777" w:rsidR="00C72328" w:rsidRPr="00C72328" w:rsidRDefault="00C72328" w:rsidP="00C72328">
                  <w:pPr>
                    <w:pStyle w:val="TableParagraph"/>
                    <w:tabs>
                      <w:tab w:val="left" w:pos="0"/>
                      <w:tab w:val="left" w:pos="156"/>
                      <w:tab w:val="left" w:pos="426"/>
                    </w:tabs>
                    <w:spacing w:before="4" w:line="237" w:lineRule="auto"/>
                    <w:ind w:left="156" w:right="348"/>
                    <w:jc w:val="both"/>
                    <w:rPr>
                      <w:rFonts w:ascii="Calibri Light" w:hAnsi="Calibri Light" w:cstheme="minorHAnsi"/>
                      <w:noProof/>
                      <w:sz w:val="20"/>
                      <w:szCs w:val="20"/>
                    </w:rPr>
                  </w:pPr>
                </w:p>
                <w:p w14:paraId="7CDD23E5" w14:textId="0EC0FDD6" w:rsidR="00C72328" w:rsidRPr="00C72328" w:rsidRDefault="00C72328" w:rsidP="007F0688">
                  <w:pPr>
                    <w:pStyle w:val="TableParagraph"/>
                    <w:tabs>
                      <w:tab w:val="left" w:pos="0"/>
                      <w:tab w:val="left" w:pos="156"/>
                      <w:tab w:val="left" w:pos="426"/>
                    </w:tabs>
                    <w:spacing w:before="4" w:line="237" w:lineRule="auto"/>
                    <w:ind w:left="156" w:right="348"/>
                    <w:jc w:val="both"/>
                    <w:rPr>
                      <w:rFonts w:ascii="Calibri Light" w:hAnsi="Calibri Light" w:cstheme="minorHAnsi"/>
                      <w:b/>
                      <w:noProof/>
                      <w:sz w:val="20"/>
                      <w:szCs w:val="20"/>
                      <w:highlight w:val="yellow"/>
                      <w:u w:val="single"/>
                    </w:rPr>
                  </w:pPr>
                  <w:r w:rsidRPr="00C72328">
                    <w:rPr>
                      <w:rFonts w:ascii="Calibri Light" w:hAnsi="Calibri Light" w:cstheme="minorHAnsi"/>
                      <w:b/>
                      <w:noProof/>
                      <w:sz w:val="20"/>
                      <w:szCs w:val="20"/>
                      <w:u w:val="single"/>
                    </w:rPr>
                    <w:t>Only presented team members will be assessed</w:t>
                  </w:r>
                </w:p>
              </w:tc>
            </w:tr>
          </w:tbl>
          <w:p w14:paraId="652247AB" w14:textId="77777777" w:rsidR="00C72328" w:rsidRDefault="00C72328" w:rsidP="00354241">
            <w:pPr>
              <w:pStyle w:val="TableParagraph"/>
              <w:ind w:right="94"/>
              <w:jc w:val="both"/>
              <w:rPr>
                <w:rFonts w:ascii="Calibri Light" w:hAnsi="Calibri Light" w:cstheme="minorHAnsi"/>
                <w:noProof/>
                <w:sz w:val="20"/>
                <w:szCs w:val="20"/>
              </w:rPr>
            </w:pPr>
          </w:p>
          <w:p w14:paraId="51D0B38E" w14:textId="64A2FF7C" w:rsidR="00C72328" w:rsidRPr="00096126" w:rsidRDefault="00C72328" w:rsidP="00C72328">
            <w:pPr>
              <w:pStyle w:val="TableParagraph"/>
              <w:shd w:val="clear" w:color="auto" w:fill="D9D9D9" w:themeFill="background1" w:themeFillShade="D9"/>
              <w:tabs>
                <w:tab w:val="left" w:pos="323"/>
              </w:tabs>
              <w:ind w:left="206" w:right="97"/>
              <w:jc w:val="both"/>
              <w:rPr>
                <w:rFonts w:ascii="Calibri Light" w:hAnsi="Calibri Light" w:cs="Calibri Light"/>
                <w:b/>
                <w:noProof/>
                <w:sz w:val="20"/>
                <w:szCs w:val="20"/>
              </w:rPr>
            </w:pPr>
            <w:r w:rsidRPr="00096126">
              <w:rPr>
                <w:rFonts w:ascii="Calibri Light" w:hAnsi="Calibri Light" w:cs="Calibri Light"/>
                <w:b/>
                <w:noProof/>
                <w:sz w:val="20"/>
                <w:szCs w:val="20"/>
              </w:rPr>
              <w:t>Midterm Exam</w:t>
            </w:r>
            <w:r w:rsidR="00747158">
              <w:rPr>
                <w:rFonts w:ascii="Calibri Light" w:hAnsi="Calibri Light" w:cs="Calibri Light"/>
                <w:b/>
                <w:noProof/>
                <w:sz w:val="20"/>
                <w:szCs w:val="20"/>
              </w:rPr>
              <w:t xml:space="preserve"> </w:t>
            </w:r>
            <w:r w:rsidR="00747158" w:rsidRPr="7E8F4A20">
              <w:rPr>
                <w:rFonts w:ascii="Calibri Light" w:hAnsi="Calibri Light" w:cstheme="minorBidi"/>
                <w:b/>
                <w:bCs/>
                <w:noProof/>
                <w:sz w:val="20"/>
                <w:szCs w:val="20"/>
              </w:rPr>
              <w:t xml:space="preserve">(total </w:t>
            </w:r>
            <w:r w:rsidR="00747158">
              <w:rPr>
                <w:rFonts w:ascii="Calibri Light" w:hAnsi="Calibri Light" w:cstheme="minorBidi"/>
                <w:b/>
                <w:bCs/>
                <w:noProof/>
                <w:sz w:val="20"/>
                <w:szCs w:val="20"/>
              </w:rPr>
              <w:t>20</w:t>
            </w:r>
            <w:r w:rsidR="00747158" w:rsidRPr="7E8F4A20">
              <w:rPr>
                <w:rFonts w:ascii="Calibri Light" w:hAnsi="Calibri Light" w:cstheme="minorBidi"/>
                <w:b/>
                <w:bCs/>
                <w:noProof/>
                <w:sz w:val="20"/>
                <w:szCs w:val="20"/>
              </w:rPr>
              <w:t xml:space="preserve"> points)</w:t>
            </w:r>
          </w:p>
          <w:p w14:paraId="124E4F0B" w14:textId="77777777" w:rsidR="005C353C" w:rsidRPr="007F0688" w:rsidRDefault="005C353C" w:rsidP="007F0688">
            <w:pPr>
              <w:pStyle w:val="ListParagraph"/>
              <w:widowControl/>
              <w:numPr>
                <w:ilvl w:val="0"/>
                <w:numId w:val="34"/>
              </w:numPr>
              <w:tabs>
                <w:tab w:val="left" w:pos="261"/>
              </w:tabs>
              <w:autoSpaceDE/>
              <w:autoSpaceDN/>
              <w:spacing w:after="160" w:line="259" w:lineRule="auto"/>
              <w:ind w:right="221"/>
              <w:contextualSpacing/>
              <w:jc w:val="both"/>
              <w:rPr>
                <w:rFonts w:ascii="Calibri Light" w:hAnsi="Calibri Light" w:cs="Calibri Light"/>
                <w:noProof/>
                <w:sz w:val="20"/>
                <w:szCs w:val="20"/>
                <w:lang w:val="ka-GE"/>
              </w:rPr>
            </w:pPr>
            <w:r w:rsidRPr="007F0688">
              <w:rPr>
                <w:rFonts w:ascii="Calibri Light" w:hAnsi="Calibri Light" w:cs="Calibri Light"/>
                <w:noProof/>
                <w:sz w:val="20"/>
                <w:szCs w:val="20"/>
                <w:lang w:val="ka-GE"/>
              </w:rPr>
              <w:t xml:space="preserve">The </w:t>
            </w:r>
            <w:r w:rsidRPr="007F0688">
              <w:rPr>
                <w:rFonts w:ascii="Calibri Light" w:hAnsi="Calibri Light" w:cs="Calibri Light"/>
                <w:b/>
                <w:bCs/>
                <w:noProof/>
                <w:sz w:val="20"/>
                <w:szCs w:val="20"/>
                <w:lang w:val="ka-GE"/>
              </w:rPr>
              <w:t>Mid-Term</w:t>
            </w:r>
            <w:r w:rsidRPr="007F0688">
              <w:rPr>
                <w:rFonts w:ascii="Calibri Light" w:hAnsi="Calibri Light" w:cs="Calibri Light"/>
                <w:noProof/>
                <w:sz w:val="20"/>
                <w:szCs w:val="20"/>
                <w:lang w:val="ka-GE"/>
              </w:rPr>
              <w:t xml:space="preserve"> Exam will be held in the week, indicated in the submitted syllabus.  In case of changes students will be informed in advance. </w:t>
            </w:r>
          </w:p>
          <w:p w14:paraId="696395E1" w14:textId="14DF32E8" w:rsidR="005C353C" w:rsidRDefault="00771A4A" w:rsidP="005C353C">
            <w:pPr>
              <w:pStyle w:val="ListParagraph"/>
              <w:widowControl/>
              <w:numPr>
                <w:ilvl w:val="0"/>
                <w:numId w:val="34"/>
              </w:numPr>
              <w:tabs>
                <w:tab w:val="left" w:pos="261"/>
              </w:tabs>
              <w:autoSpaceDE/>
              <w:autoSpaceDN/>
              <w:spacing w:after="160" w:line="259" w:lineRule="auto"/>
              <w:ind w:right="221"/>
              <w:contextualSpacing/>
              <w:jc w:val="both"/>
              <w:rPr>
                <w:rFonts w:ascii="Calibri Light" w:hAnsi="Calibri Light" w:cs="Calibri Light"/>
                <w:noProof/>
                <w:sz w:val="20"/>
                <w:szCs w:val="20"/>
                <w:lang w:val="ka-GE"/>
              </w:rPr>
            </w:pPr>
            <w:r>
              <w:rPr>
                <w:rFonts w:ascii="Calibri Light" w:hAnsi="Calibri Light" w:cs="Calibri Light"/>
                <w:noProof/>
                <w:sz w:val="20"/>
                <w:szCs w:val="20"/>
              </w:rPr>
              <w:t xml:space="preserve">The </w:t>
            </w:r>
            <w:r w:rsidRPr="00D61228">
              <w:rPr>
                <w:rFonts w:ascii="Calibri Light" w:hAnsi="Calibri Light" w:cs="Calibri Light"/>
                <w:b/>
                <w:bCs/>
                <w:noProof/>
                <w:sz w:val="20"/>
                <w:szCs w:val="20"/>
                <w:lang w:val="ka-GE"/>
              </w:rPr>
              <w:t>Mid-Term</w:t>
            </w:r>
            <w:r w:rsidR="005C353C" w:rsidRPr="005C353C">
              <w:rPr>
                <w:rFonts w:ascii="Calibri Light" w:hAnsi="Calibri Light" w:cs="Calibri Light"/>
                <w:noProof/>
                <w:sz w:val="20"/>
                <w:szCs w:val="20"/>
                <w:lang w:val="ka-GE"/>
              </w:rPr>
              <w:t xml:space="preserve"> exam will test you on the chapters that were covered </w:t>
            </w:r>
            <w:r w:rsidR="005C353C" w:rsidRPr="007F0688">
              <w:rPr>
                <w:rFonts w:ascii="Calibri Light" w:hAnsi="Calibri Light" w:cs="Calibri Light"/>
                <w:b/>
                <w:bCs/>
                <w:noProof/>
                <w:sz w:val="20"/>
                <w:szCs w:val="20"/>
                <w:lang w:val="ka-GE"/>
              </w:rPr>
              <w:t>before</w:t>
            </w:r>
            <w:r w:rsidR="005C353C" w:rsidRPr="005C353C">
              <w:rPr>
                <w:rFonts w:ascii="Calibri Light" w:hAnsi="Calibri Light" w:cs="Calibri Light"/>
                <w:noProof/>
                <w:sz w:val="20"/>
                <w:szCs w:val="20"/>
                <w:lang w:val="ka-GE"/>
              </w:rPr>
              <w:t xml:space="preserve"> the midterm.</w:t>
            </w:r>
          </w:p>
          <w:p w14:paraId="4341D81A" w14:textId="2D557F2A" w:rsidR="005C353C" w:rsidRDefault="00771A4A" w:rsidP="005C353C">
            <w:pPr>
              <w:pStyle w:val="ListParagraph"/>
              <w:widowControl/>
              <w:numPr>
                <w:ilvl w:val="0"/>
                <w:numId w:val="34"/>
              </w:numPr>
              <w:tabs>
                <w:tab w:val="left" w:pos="261"/>
              </w:tabs>
              <w:autoSpaceDE/>
              <w:autoSpaceDN/>
              <w:spacing w:after="160" w:line="259" w:lineRule="auto"/>
              <w:ind w:right="221"/>
              <w:contextualSpacing/>
              <w:jc w:val="both"/>
              <w:rPr>
                <w:rFonts w:ascii="Calibri Light" w:hAnsi="Calibri Light" w:cs="Calibri Light"/>
                <w:noProof/>
                <w:sz w:val="20"/>
                <w:szCs w:val="20"/>
                <w:lang w:val="ka-GE"/>
              </w:rPr>
            </w:pPr>
            <w:r>
              <w:rPr>
                <w:rFonts w:ascii="Calibri Light" w:hAnsi="Calibri Light" w:cs="Calibri Light"/>
                <w:noProof/>
                <w:sz w:val="20"/>
                <w:szCs w:val="20"/>
              </w:rPr>
              <w:t xml:space="preserve">The </w:t>
            </w:r>
            <w:r w:rsidRPr="00D61228">
              <w:rPr>
                <w:rFonts w:ascii="Calibri Light" w:hAnsi="Calibri Light" w:cs="Calibri Light"/>
                <w:b/>
                <w:bCs/>
                <w:noProof/>
                <w:sz w:val="20"/>
                <w:szCs w:val="20"/>
                <w:lang w:val="ka-GE"/>
              </w:rPr>
              <w:t>Mid-Term</w:t>
            </w:r>
            <w:r w:rsidRPr="005C353C">
              <w:rPr>
                <w:rFonts w:ascii="Calibri Light" w:hAnsi="Calibri Light" w:cs="Calibri Light"/>
                <w:noProof/>
                <w:sz w:val="20"/>
                <w:szCs w:val="20"/>
                <w:lang w:val="ka-GE"/>
              </w:rPr>
              <w:t xml:space="preserve"> </w:t>
            </w:r>
            <w:r w:rsidR="005C353C" w:rsidRPr="005C353C">
              <w:rPr>
                <w:rFonts w:ascii="Calibri Light" w:hAnsi="Calibri Light" w:cs="Calibri Light"/>
                <w:noProof/>
                <w:sz w:val="20"/>
                <w:szCs w:val="20"/>
                <w:lang w:val="ka-GE"/>
              </w:rPr>
              <w:t>exam will be composed of multiple-choice and essay type of questions, True/False and problem solving, or combination of all above mentioned.</w:t>
            </w:r>
          </w:p>
          <w:p w14:paraId="02E498FE" w14:textId="7BEA11CE" w:rsidR="00C72328" w:rsidRPr="007F0688" w:rsidRDefault="005C353C" w:rsidP="007F0688">
            <w:pPr>
              <w:pStyle w:val="ListParagraph"/>
              <w:widowControl/>
              <w:numPr>
                <w:ilvl w:val="0"/>
                <w:numId w:val="34"/>
              </w:numPr>
              <w:tabs>
                <w:tab w:val="left" w:pos="261"/>
              </w:tabs>
              <w:autoSpaceDE/>
              <w:autoSpaceDN/>
              <w:spacing w:after="160" w:line="259" w:lineRule="auto"/>
              <w:ind w:right="94"/>
              <w:contextualSpacing/>
              <w:jc w:val="both"/>
              <w:rPr>
                <w:rFonts w:ascii="Calibri Light" w:hAnsi="Calibri Light" w:cstheme="minorHAnsi"/>
                <w:noProof/>
                <w:sz w:val="20"/>
                <w:szCs w:val="20"/>
              </w:rPr>
            </w:pPr>
            <w:r w:rsidRPr="007F0688">
              <w:rPr>
                <w:rFonts w:ascii="Calibri Light" w:hAnsi="Calibri Light" w:cs="Calibri Light"/>
                <w:noProof/>
                <w:sz w:val="20"/>
                <w:szCs w:val="20"/>
                <w:lang w:val="ka-GE"/>
              </w:rPr>
              <w:t xml:space="preserve">Duration of </w:t>
            </w:r>
            <w:r w:rsidRPr="007F0688">
              <w:rPr>
                <w:rFonts w:ascii="Calibri Light" w:hAnsi="Calibri Light" w:cs="Calibri Light"/>
                <w:b/>
                <w:bCs/>
                <w:noProof/>
                <w:sz w:val="20"/>
                <w:szCs w:val="20"/>
                <w:lang w:val="ka-GE"/>
              </w:rPr>
              <w:t>Mid-Term</w:t>
            </w:r>
            <w:r w:rsidRPr="007F0688">
              <w:rPr>
                <w:rFonts w:ascii="Calibri Light" w:hAnsi="Calibri Light" w:cs="Calibri Light"/>
                <w:noProof/>
                <w:sz w:val="20"/>
                <w:szCs w:val="20"/>
                <w:lang w:val="ka-GE"/>
              </w:rPr>
              <w:t xml:space="preserve"> Exam is 1 Hour</w:t>
            </w:r>
          </w:p>
          <w:tbl>
            <w:tblPr>
              <w:tblStyle w:val="TableGrid"/>
              <w:tblW w:w="7855" w:type="dxa"/>
              <w:tblInd w:w="108" w:type="dxa"/>
              <w:shd w:val="clear" w:color="auto" w:fill="F79646" w:themeFill="accent6"/>
              <w:tblLook w:val="04A0" w:firstRow="1" w:lastRow="0" w:firstColumn="1" w:lastColumn="0" w:noHBand="0" w:noVBand="1"/>
            </w:tblPr>
            <w:tblGrid>
              <w:gridCol w:w="2241"/>
              <w:gridCol w:w="5614"/>
            </w:tblGrid>
            <w:tr w:rsidR="005C353C" w:rsidRPr="00C72328" w14:paraId="194494EB" w14:textId="77777777" w:rsidTr="000E2B22">
              <w:trPr>
                <w:trHeight w:val="309"/>
              </w:trPr>
              <w:tc>
                <w:tcPr>
                  <w:tcW w:w="2241" w:type="dxa"/>
                  <w:shd w:val="clear" w:color="auto" w:fill="002060"/>
                  <w:vAlign w:val="center"/>
                </w:tcPr>
                <w:p w14:paraId="16CDF828" w14:textId="77777777" w:rsidR="005C353C" w:rsidRPr="00C72328" w:rsidRDefault="005C353C" w:rsidP="00C72328">
                  <w:pPr>
                    <w:pStyle w:val="TableParagraph"/>
                    <w:ind w:left="-94" w:firstLine="94"/>
                    <w:jc w:val="center"/>
                    <w:rPr>
                      <w:rFonts w:ascii="Calibri Light" w:hAnsi="Calibri Light" w:cstheme="minorHAnsi"/>
                      <w:b/>
                      <w:noProof/>
                      <w:color w:val="FFFFFF" w:themeColor="background1"/>
                      <w:sz w:val="20"/>
                      <w:szCs w:val="20"/>
                    </w:rPr>
                  </w:pPr>
                  <w:r w:rsidRPr="00C72328">
                    <w:rPr>
                      <w:rFonts w:ascii="Calibri Light" w:hAnsi="Calibri Light" w:cstheme="minorHAnsi"/>
                      <w:b/>
                      <w:noProof/>
                      <w:color w:val="FFFFFF" w:themeColor="background1"/>
                      <w:sz w:val="20"/>
                      <w:szCs w:val="20"/>
                      <w:lang w:eastAsia="de-DE"/>
                    </w:rPr>
                    <w:t>Components</w:t>
                  </w:r>
                </w:p>
              </w:tc>
              <w:tc>
                <w:tcPr>
                  <w:tcW w:w="5614" w:type="dxa"/>
                  <w:shd w:val="clear" w:color="auto" w:fill="002060"/>
                  <w:vAlign w:val="center"/>
                </w:tcPr>
                <w:p w14:paraId="76B5CCA1" w14:textId="77777777" w:rsidR="005C353C" w:rsidRPr="00C72328" w:rsidRDefault="005C353C" w:rsidP="00C72328">
                  <w:pPr>
                    <w:pStyle w:val="TableParagraph"/>
                    <w:ind w:left="-94" w:firstLine="94"/>
                    <w:jc w:val="center"/>
                    <w:rPr>
                      <w:rFonts w:ascii="Calibri Light" w:hAnsi="Calibri Light" w:cstheme="minorHAnsi"/>
                      <w:b/>
                      <w:noProof/>
                      <w:color w:val="FFFFFF" w:themeColor="background1"/>
                      <w:sz w:val="20"/>
                      <w:szCs w:val="20"/>
                    </w:rPr>
                  </w:pPr>
                  <w:r w:rsidRPr="00C72328">
                    <w:rPr>
                      <w:rFonts w:ascii="Calibri Light" w:hAnsi="Calibri Light" w:cstheme="minorHAnsi"/>
                      <w:b/>
                      <w:noProof/>
                      <w:color w:val="FFFFFF" w:themeColor="background1"/>
                      <w:sz w:val="20"/>
                      <w:szCs w:val="20"/>
                      <w:lang w:eastAsia="de-DE"/>
                    </w:rPr>
                    <w:t>Rubrics</w:t>
                  </w:r>
                </w:p>
              </w:tc>
            </w:tr>
            <w:tr w:rsidR="005C353C" w:rsidRPr="00C72328" w14:paraId="4D1141B0" w14:textId="77777777" w:rsidTr="000E2B22">
              <w:trPr>
                <w:trHeight w:val="1564"/>
              </w:trPr>
              <w:tc>
                <w:tcPr>
                  <w:tcW w:w="2241" w:type="dxa"/>
                  <w:shd w:val="clear" w:color="auto" w:fill="FFFFFF" w:themeFill="background1"/>
                  <w:vAlign w:val="center"/>
                </w:tcPr>
                <w:p w14:paraId="7711B12B" w14:textId="77777777" w:rsidR="005C353C" w:rsidRPr="00C72328" w:rsidRDefault="005C353C" w:rsidP="00C72328">
                  <w:pPr>
                    <w:pStyle w:val="TableParagraph"/>
                    <w:tabs>
                      <w:tab w:val="left" w:pos="133"/>
                      <w:tab w:val="left" w:pos="223"/>
                    </w:tabs>
                    <w:spacing w:before="1"/>
                    <w:ind w:right="13"/>
                    <w:jc w:val="center"/>
                    <w:rPr>
                      <w:rFonts w:ascii="Calibri Light" w:hAnsi="Calibri Light" w:cstheme="minorHAnsi"/>
                      <w:b/>
                      <w:noProof/>
                      <w:sz w:val="20"/>
                      <w:szCs w:val="20"/>
                    </w:rPr>
                  </w:pPr>
                </w:p>
                <w:p w14:paraId="7CC6A87E" w14:textId="77777777" w:rsidR="005C353C" w:rsidRPr="00C72328" w:rsidRDefault="005C353C" w:rsidP="00C72328">
                  <w:pPr>
                    <w:pStyle w:val="TableParagraph"/>
                    <w:tabs>
                      <w:tab w:val="left" w:pos="133"/>
                      <w:tab w:val="left" w:pos="223"/>
                    </w:tabs>
                    <w:spacing w:before="1"/>
                    <w:ind w:right="13"/>
                    <w:jc w:val="center"/>
                    <w:rPr>
                      <w:rFonts w:ascii="Calibri Light" w:hAnsi="Calibri Light" w:cstheme="minorHAnsi"/>
                      <w:b/>
                      <w:noProof/>
                      <w:sz w:val="20"/>
                      <w:szCs w:val="20"/>
                    </w:rPr>
                  </w:pPr>
                  <w:r w:rsidRPr="00C72328">
                    <w:rPr>
                      <w:rFonts w:ascii="Calibri Light" w:hAnsi="Calibri Light" w:cstheme="minorHAnsi"/>
                      <w:noProof/>
                      <w:sz w:val="20"/>
                      <w:szCs w:val="20"/>
                    </w:rPr>
                    <w:t>Open</w:t>
                  </w:r>
                  <w:r w:rsidRPr="00C72328">
                    <w:rPr>
                      <w:rFonts w:ascii="Calibri Light" w:hAnsi="Calibri Light" w:cstheme="minorHAnsi"/>
                      <w:noProof/>
                      <w:spacing w:val="1"/>
                      <w:sz w:val="20"/>
                      <w:szCs w:val="20"/>
                    </w:rPr>
                    <w:t xml:space="preserve"> Q</w:t>
                  </w:r>
                  <w:r w:rsidRPr="00C72328">
                    <w:rPr>
                      <w:rFonts w:ascii="Calibri Light" w:hAnsi="Calibri Light" w:cstheme="minorHAnsi"/>
                      <w:noProof/>
                      <w:sz w:val="20"/>
                      <w:szCs w:val="20"/>
                    </w:rPr>
                    <w:t>uestions</w:t>
                  </w:r>
                </w:p>
              </w:tc>
              <w:tc>
                <w:tcPr>
                  <w:tcW w:w="5614" w:type="dxa"/>
                  <w:shd w:val="clear" w:color="auto" w:fill="FFFFFF" w:themeFill="background1"/>
                  <w:vAlign w:val="center"/>
                </w:tcPr>
                <w:p w14:paraId="6C3ADCF0" w14:textId="4BF1C659" w:rsidR="005C353C" w:rsidRPr="00C72328" w:rsidRDefault="005C353C" w:rsidP="00C72328">
                  <w:pPr>
                    <w:pStyle w:val="TableParagraph"/>
                    <w:tabs>
                      <w:tab w:val="left" w:pos="223"/>
                      <w:tab w:val="left" w:pos="313"/>
                    </w:tabs>
                    <w:jc w:val="both"/>
                    <w:rPr>
                      <w:rFonts w:ascii="Calibri Light" w:hAnsi="Calibri Light" w:cstheme="minorHAnsi"/>
                      <w:b/>
                      <w:noProof/>
                      <w:sz w:val="20"/>
                      <w:szCs w:val="20"/>
                    </w:rPr>
                  </w:pPr>
                  <w:r w:rsidRPr="00C72328">
                    <w:rPr>
                      <w:rFonts w:ascii="Calibri Light" w:hAnsi="Calibri Light" w:cstheme="minorHAnsi"/>
                      <w:b/>
                      <w:noProof/>
                      <w:sz w:val="20"/>
                      <w:szCs w:val="20"/>
                    </w:rPr>
                    <w:t xml:space="preserve"> Up to </w:t>
                  </w:r>
                  <w:r w:rsidR="00F725ED">
                    <w:rPr>
                      <w:rFonts w:ascii="Calibri Light" w:hAnsi="Calibri Light" w:cstheme="minorHAnsi"/>
                      <w:b/>
                      <w:noProof/>
                      <w:sz w:val="20"/>
                      <w:szCs w:val="20"/>
                    </w:rPr>
                    <w:t>3</w:t>
                  </w:r>
                  <w:r w:rsidRPr="00C72328">
                    <w:rPr>
                      <w:rFonts w:ascii="Calibri Light" w:hAnsi="Calibri Light" w:cstheme="minorHAnsi"/>
                      <w:b/>
                      <w:noProof/>
                      <w:sz w:val="20"/>
                      <w:szCs w:val="20"/>
                    </w:rPr>
                    <w:t xml:space="preserve"> Open Questions -&gt; </w:t>
                  </w:r>
                  <w:r>
                    <w:rPr>
                      <w:rFonts w:ascii="Calibri Light" w:hAnsi="Calibri Light" w:cstheme="minorHAnsi"/>
                      <w:b/>
                      <w:noProof/>
                      <w:sz w:val="20"/>
                      <w:szCs w:val="20"/>
                    </w:rPr>
                    <w:t>8</w:t>
                  </w:r>
                  <w:r w:rsidRPr="00C72328">
                    <w:rPr>
                      <w:rFonts w:ascii="Calibri Light" w:hAnsi="Calibri Light" w:cstheme="minorHAnsi"/>
                      <w:b/>
                      <w:noProof/>
                      <w:sz w:val="20"/>
                      <w:szCs w:val="20"/>
                    </w:rPr>
                    <w:t xml:space="preserve"> points Max</w:t>
                  </w:r>
                </w:p>
                <w:p w14:paraId="293AC412" w14:textId="77777777" w:rsidR="005C353C" w:rsidRPr="00C72328" w:rsidRDefault="005C353C" w:rsidP="00C72328">
                  <w:pPr>
                    <w:pStyle w:val="TableParagraph"/>
                    <w:tabs>
                      <w:tab w:val="left" w:pos="223"/>
                      <w:tab w:val="left" w:pos="313"/>
                    </w:tabs>
                    <w:jc w:val="both"/>
                    <w:rPr>
                      <w:rFonts w:ascii="Calibri Light" w:hAnsi="Calibri Light" w:cstheme="minorHAnsi"/>
                      <w:noProof/>
                      <w:sz w:val="20"/>
                      <w:szCs w:val="20"/>
                    </w:rPr>
                  </w:pPr>
                  <w:r w:rsidRPr="00C72328">
                    <w:rPr>
                      <w:rFonts w:ascii="Calibri Light" w:hAnsi="Calibri Light" w:cstheme="minorHAnsi"/>
                      <w:noProof/>
                      <w:sz w:val="20"/>
                      <w:szCs w:val="20"/>
                    </w:rPr>
                    <w:t xml:space="preserve"> Points for each Question may vary.</w:t>
                  </w:r>
                </w:p>
                <w:p w14:paraId="3C8B7FCB" w14:textId="77777777" w:rsidR="005C353C" w:rsidRDefault="005C353C" w:rsidP="00C72328">
                  <w:pPr>
                    <w:pStyle w:val="TableParagraph"/>
                    <w:tabs>
                      <w:tab w:val="left" w:pos="223"/>
                      <w:tab w:val="left" w:pos="313"/>
                    </w:tabs>
                    <w:ind w:left="43"/>
                    <w:jc w:val="both"/>
                    <w:rPr>
                      <w:rFonts w:ascii="Calibri Light" w:hAnsi="Calibri Light" w:cstheme="minorHAnsi"/>
                      <w:noProof/>
                      <w:sz w:val="20"/>
                      <w:szCs w:val="20"/>
                    </w:rPr>
                  </w:pPr>
                  <w:r w:rsidRPr="00C72328">
                    <w:rPr>
                      <w:rFonts w:ascii="Calibri Light" w:hAnsi="Calibri Light" w:cstheme="minorHAnsi"/>
                      <w:noProof/>
                      <w:sz w:val="20"/>
                      <w:szCs w:val="20"/>
                    </w:rPr>
                    <w:t>Student will get full point for the question if the answer is complete, information provided is well analyzed, answers are provided along with strong arguments and requirements.</w:t>
                  </w:r>
                </w:p>
                <w:p w14:paraId="2C0743D0" w14:textId="77777777" w:rsidR="00903BCB" w:rsidRDefault="00903BCB" w:rsidP="00C72328">
                  <w:pPr>
                    <w:pStyle w:val="TableParagraph"/>
                    <w:tabs>
                      <w:tab w:val="left" w:pos="223"/>
                      <w:tab w:val="left" w:pos="313"/>
                    </w:tabs>
                    <w:ind w:left="43"/>
                    <w:jc w:val="both"/>
                    <w:rPr>
                      <w:rFonts w:ascii="Calibri Light" w:hAnsi="Calibri Light" w:cstheme="minorHAnsi"/>
                      <w:noProof/>
                      <w:sz w:val="20"/>
                      <w:szCs w:val="20"/>
                    </w:rPr>
                  </w:pPr>
                </w:p>
                <w:p w14:paraId="4E80BB22" w14:textId="2DC15BE1" w:rsidR="00903BCB" w:rsidRPr="00C72328" w:rsidRDefault="00903BCB" w:rsidP="00C72328">
                  <w:pPr>
                    <w:pStyle w:val="TableParagraph"/>
                    <w:tabs>
                      <w:tab w:val="left" w:pos="223"/>
                      <w:tab w:val="left" w:pos="313"/>
                    </w:tabs>
                    <w:ind w:left="43"/>
                    <w:jc w:val="both"/>
                    <w:rPr>
                      <w:rFonts w:ascii="Calibri Light" w:hAnsi="Calibri Light" w:cstheme="minorHAnsi"/>
                      <w:noProof/>
                      <w:sz w:val="20"/>
                      <w:szCs w:val="20"/>
                    </w:rPr>
                  </w:pPr>
                  <w:r w:rsidRPr="00903BCB">
                    <w:rPr>
                      <w:rFonts w:ascii="Calibri Light" w:hAnsi="Calibri Light" w:cstheme="minorHAnsi"/>
                      <w:noProof/>
                      <w:sz w:val="20"/>
                      <w:szCs w:val="20"/>
                    </w:rPr>
                    <w:t xml:space="preserve">Also includes </w:t>
                  </w:r>
                  <w:r w:rsidRPr="00C72328">
                    <w:rPr>
                      <w:rFonts w:ascii="Calibri Light" w:hAnsi="Calibri Light" w:cstheme="minorHAnsi"/>
                      <w:noProof/>
                      <w:sz w:val="20"/>
                      <w:szCs w:val="20"/>
                    </w:rPr>
                    <w:t>Problems</w:t>
                  </w:r>
                  <w:r w:rsidRPr="00C72328">
                    <w:rPr>
                      <w:rFonts w:ascii="Calibri Light" w:hAnsi="Calibri Light" w:cstheme="minorHAnsi"/>
                      <w:noProof/>
                      <w:spacing w:val="1"/>
                      <w:sz w:val="20"/>
                      <w:szCs w:val="20"/>
                    </w:rPr>
                    <w:t xml:space="preserve"> </w:t>
                  </w:r>
                  <w:r w:rsidRPr="00C72328">
                    <w:rPr>
                      <w:rFonts w:ascii="Calibri Light" w:hAnsi="Calibri Light" w:cstheme="minorHAnsi"/>
                      <w:noProof/>
                      <w:sz w:val="20"/>
                      <w:szCs w:val="20"/>
                    </w:rPr>
                    <w:t>and</w:t>
                  </w:r>
                  <w:r w:rsidRPr="00C72328">
                    <w:rPr>
                      <w:rFonts w:ascii="Calibri Light" w:hAnsi="Calibri Light" w:cstheme="minorHAnsi"/>
                      <w:noProof/>
                      <w:spacing w:val="1"/>
                      <w:sz w:val="20"/>
                      <w:szCs w:val="20"/>
                    </w:rPr>
                    <w:t xml:space="preserve"> Applications</w:t>
                  </w:r>
                  <w:r>
                    <w:rPr>
                      <w:rFonts w:ascii="Calibri Light" w:hAnsi="Calibri Light" w:cstheme="minorHAnsi"/>
                      <w:noProof/>
                      <w:spacing w:val="1"/>
                      <w:sz w:val="20"/>
                      <w:szCs w:val="20"/>
                    </w:rPr>
                    <w:t>.</w:t>
                  </w:r>
                </w:p>
              </w:tc>
            </w:tr>
            <w:tr w:rsidR="005C353C" w:rsidRPr="00C72328" w14:paraId="096D16E9" w14:textId="77777777" w:rsidTr="000E2B22">
              <w:trPr>
                <w:trHeight w:val="605"/>
              </w:trPr>
              <w:tc>
                <w:tcPr>
                  <w:tcW w:w="2241" w:type="dxa"/>
                  <w:shd w:val="clear" w:color="auto" w:fill="FFFFFF" w:themeFill="background1"/>
                  <w:vAlign w:val="center"/>
                </w:tcPr>
                <w:p w14:paraId="2A11D74D" w14:textId="77777777" w:rsidR="005C353C" w:rsidRPr="00C72328" w:rsidRDefault="005C353C" w:rsidP="00C72328">
                  <w:pPr>
                    <w:pStyle w:val="TableParagraph"/>
                    <w:tabs>
                      <w:tab w:val="left" w:pos="133"/>
                      <w:tab w:val="left" w:pos="223"/>
                    </w:tabs>
                    <w:spacing w:before="1"/>
                    <w:ind w:left="43" w:right="13"/>
                    <w:jc w:val="center"/>
                    <w:rPr>
                      <w:rFonts w:ascii="Calibri Light" w:hAnsi="Calibri Light" w:cstheme="minorHAnsi"/>
                      <w:noProof/>
                      <w:sz w:val="20"/>
                      <w:szCs w:val="20"/>
                    </w:rPr>
                  </w:pPr>
                  <w:r w:rsidRPr="00C72328">
                    <w:rPr>
                      <w:rFonts w:ascii="Calibri Light" w:hAnsi="Calibri Light" w:cstheme="minorHAnsi"/>
                      <w:noProof/>
                      <w:sz w:val="20"/>
                      <w:szCs w:val="20"/>
                    </w:rPr>
                    <w:lastRenderedPageBreak/>
                    <w:t>Multiple-Choice</w:t>
                  </w:r>
                  <w:r w:rsidRPr="00C72328">
                    <w:rPr>
                      <w:rFonts w:ascii="Calibri Light" w:hAnsi="Calibri Light" w:cstheme="minorHAnsi"/>
                      <w:noProof/>
                      <w:spacing w:val="1"/>
                      <w:sz w:val="20"/>
                      <w:szCs w:val="20"/>
                    </w:rPr>
                    <w:t xml:space="preserve"> Q</w:t>
                  </w:r>
                  <w:r w:rsidRPr="00C72328">
                    <w:rPr>
                      <w:rFonts w:ascii="Calibri Light" w:hAnsi="Calibri Light" w:cstheme="minorHAnsi"/>
                      <w:noProof/>
                      <w:sz w:val="20"/>
                      <w:szCs w:val="20"/>
                    </w:rPr>
                    <w:t>uestions</w:t>
                  </w:r>
                </w:p>
              </w:tc>
              <w:tc>
                <w:tcPr>
                  <w:tcW w:w="5614" w:type="dxa"/>
                  <w:shd w:val="clear" w:color="auto" w:fill="FFFFFF" w:themeFill="background1"/>
                  <w:vAlign w:val="center"/>
                </w:tcPr>
                <w:p w14:paraId="3351B3C1" w14:textId="328A53DC" w:rsidR="005C353C" w:rsidRDefault="005C353C" w:rsidP="00C72328">
                  <w:pPr>
                    <w:pStyle w:val="TableParagraph"/>
                    <w:tabs>
                      <w:tab w:val="left" w:pos="133"/>
                      <w:tab w:val="left" w:pos="223"/>
                    </w:tabs>
                    <w:spacing w:before="1"/>
                    <w:ind w:right="13"/>
                    <w:jc w:val="both"/>
                    <w:rPr>
                      <w:rFonts w:ascii="Calibri Light" w:hAnsi="Calibri Light" w:cstheme="minorHAnsi"/>
                      <w:noProof/>
                      <w:sz w:val="20"/>
                      <w:szCs w:val="20"/>
                    </w:rPr>
                  </w:pPr>
                  <w:r w:rsidRPr="00C72328">
                    <w:rPr>
                      <w:rFonts w:ascii="Calibri Light" w:hAnsi="Calibri Light" w:cstheme="minorHAnsi"/>
                      <w:noProof/>
                      <w:sz w:val="20"/>
                      <w:szCs w:val="20"/>
                    </w:rPr>
                    <w:t xml:space="preserve">Multiple-choice Questions + True/False = </w:t>
                  </w:r>
                  <w:r w:rsidRPr="00195B60">
                    <w:rPr>
                      <w:rFonts w:ascii="Calibri Light" w:hAnsi="Calibri Light" w:cstheme="minorHAnsi"/>
                      <w:b/>
                      <w:bCs/>
                      <w:noProof/>
                      <w:sz w:val="20"/>
                      <w:szCs w:val="20"/>
                    </w:rPr>
                    <w:t>12 points</w:t>
                  </w:r>
                  <w:r w:rsidRPr="00C72328">
                    <w:rPr>
                      <w:rFonts w:ascii="Calibri Light" w:hAnsi="Calibri Light" w:cstheme="minorHAnsi"/>
                      <w:noProof/>
                      <w:sz w:val="20"/>
                      <w:szCs w:val="20"/>
                    </w:rPr>
                    <w:t xml:space="preserve"> (</w:t>
                  </w:r>
                  <w:r w:rsidR="00F725ED">
                    <w:rPr>
                      <w:rFonts w:ascii="Calibri Light" w:hAnsi="Calibri Light" w:cstheme="minorHAnsi"/>
                      <w:noProof/>
                      <w:sz w:val="20"/>
                      <w:szCs w:val="20"/>
                    </w:rPr>
                    <w:t>up to 20</w:t>
                  </w:r>
                  <w:r w:rsidRPr="00C72328">
                    <w:rPr>
                      <w:rFonts w:ascii="Calibri Light" w:hAnsi="Calibri Light" w:cstheme="minorHAnsi"/>
                      <w:noProof/>
                      <w:sz w:val="20"/>
                      <w:szCs w:val="20"/>
                    </w:rPr>
                    <w:t xml:space="preserve"> Questions in total);</w:t>
                  </w:r>
                </w:p>
                <w:p w14:paraId="015E0C06" w14:textId="77777777" w:rsidR="00903BCB" w:rsidRDefault="00903BCB" w:rsidP="00C72328">
                  <w:pPr>
                    <w:pStyle w:val="TableParagraph"/>
                    <w:tabs>
                      <w:tab w:val="left" w:pos="133"/>
                      <w:tab w:val="left" w:pos="223"/>
                    </w:tabs>
                    <w:spacing w:before="1"/>
                    <w:ind w:right="13"/>
                    <w:jc w:val="both"/>
                    <w:rPr>
                      <w:rFonts w:ascii="Calibri Light" w:hAnsi="Calibri Light" w:cstheme="minorHAnsi"/>
                      <w:noProof/>
                      <w:sz w:val="20"/>
                      <w:szCs w:val="20"/>
                    </w:rPr>
                  </w:pPr>
                </w:p>
                <w:p w14:paraId="097D8110" w14:textId="288167BE" w:rsidR="00903BCB" w:rsidRPr="00C72328" w:rsidRDefault="00903BCB" w:rsidP="00C72328">
                  <w:pPr>
                    <w:pStyle w:val="TableParagraph"/>
                    <w:tabs>
                      <w:tab w:val="left" w:pos="133"/>
                      <w:tab w:val="left" w:pos="223"/>
                    </w:tabs>
                    <w:spacing w:before="1"/>
                    <w:ind w:right="13"/>
                    <w:jc w:val="both"/>
                    <w:rPr>
                      <w:rFonts w:ascii="Calibri Light" w:hAnsi="Calibri Light" w:cstheme="minorHAnsi"/>
                      <w:noProof/>
                      <w:sz w:val="20"/>
                      <w:szCs w:val="20"/>
                    </w:rPr>
                  </w:pPr>
                  <w:r w:rsidRPr="00903BCB">
                    <w:rPr>
                      <w:rFonts w:ascii="Calibri Light" w:hAnsi="Calibri Light" w:cstheme="minorHAnsi"/>
                      <w:noProof/>
                      <w:sz w:val="20"/>
                      <w:szCs w:val="20"/>
                    </w:rPr>
                    <w:t xml:space="preserve">Also includes </w:t>
                  </w:r>
                  <w:r w:rsidRPr="00C72328">
                    <w:rPr>
                      <w:rFonts w:ascii="Calibri Light" w:hAnsi="Calibri Light" w:cstheme="minorHAnsi"/>
                      <w:noProof/>
                      <w:sz w:val="20"/>
                      <w:szCs w:val="20"/>
                    </w:rPr>
                    <w:t>Problems</w:t>
                  </w:r>
                  <w:r w:rsidRPr="00C72328">
                    <w:rPr>
                      <w:rFonts w:ascii="Calibri Light" w:hAnsi="Calibri Light" w:cstheme="minorHAnsi"/>
                      <w:noProof/>
                      <w:spacing w:val="1"/>
                      <w:sz w:val="20"/>
                      <w:szCs w:val="20"/>
                    </w:rPr>
                    <w:t xml:space="preserve"> </w:t>
                  </w:r>
                  <w:r w:rsidRPr="00C72328">
                    <w:rPr>
                      <w:rFonts w:ascii="Calibri Light" w:hAnsi="Calibri Light" w:cstheme="minorHAnsi"/>
                      <w:noProof/>
                      <w:sz w:val="20"/>
                      <w:szCs w:val="20"/>
                    </w:rPr>
                    <w:t>and</w:t>
                  </w:r>
                  <w:r w:rsidRPr="00C72328">
                    <w:rPr>
                      <w:rFonts w:ascii="Calibri Light" w:hAnsi="Calibri Light" w:cstheme="minorHAnsi"/>
                      <w:noProof/>
                      <w:spacing w:val="1"/>
                      <w:sz w:val="20"/>
                      <w:szCs w:val="20"/>
                    </w:rPr>
                    <w:t xml:space="preserve"> Applications</w:t>
                  </w:r>
                  <w:r>
                    <w:rPr>
                      <w:rFonts w:ascii="Calibri Light" w:hAnsi="Calibri Light" w:cstheme="minorHAnsi"/>
                      <w:noProof/>
                      <w:spacing w:val="1"/>
                      <w:sz w:val="20"/>
                      <w:szCs w:val="20"/>
                    </w:rPr>
                    <w:t>.</w:t>
                  </w:r>
                </w:p>
              </w:tc>
            </w:tr>
          </w:tbl>
          <w:p w14:paraId="2C8F24E5" w14:textId="77777777" w:rsidR="00C72328" w:rsidRDefault="00C72328" w:rsidP="00354241">
            <w:pPr>
              <w:pStyle w:val="TableParagraph"/>
              <w:ind w:right="94"/>
              <w:jc w:val="both"/>
              <w:rPr>
                <w:rFonts w:ascii="Calibri Light" w:hAnsi="Calibri Light" w:cstheme="minorHAnsi"/>
                <w:noProof/>
                <w:sz w:val="20"/>
                <w:szCs w:val="20"/>
              </w:rPr>
            </w:pPr>
          </w:p>
          <w:p w14:paraId="618D0783" w14:textId="1D253948" w:rsidR="00C72328" w:rsidRPr="00096126" w:rsidRDefault="00C72328" w:rsidP="00747158">
            <w:pPr>
              <w:pStyle w:val="TableParagraph"/>
              <w:shd w:val="clear" w:color="auto" w:fill="D9D9D9" w:themeFill="background1" w:themeFillShade="D9"/>
              <w:tabs>
                <w:tab w:val="left" w:pos="323"/>
              </w:tabs>
              <w:ind w:left="206" w:right="97"/>
              <w:jc w:val="both"/>
              <w:rPr>
                <w:rFonts w:ascii="Calibri Light" w:hAnsi="Calibri Light" w:cs="Calibri Light"/>
                <w:b/>
                <w:noProof/>
                <w:sz w:val="20"/>
                <w:szCs w:val="20"/>
              </w:rPr>
            </w:pPr>
            <w:r w:rsidRPr="00096126">
              <w:rPr>
                <w:rFonts w:ascii="Calibri Light" w:hAnsi="Calibri Light" w:cs="Calibri Light"/>
                <w:b/>
                <w:noProof/>
                <w:sz w:val="20"/>
                <w:szCs w:val="20"/>
              </w:rPr>
              <w:t>Final Exam</w:t>
            </w:r>
            <w:r w:rsidR="00747158">
              <w:rPr>
                <w:rFonts w:ascii="Calibri Light" w:hAnsi="Calibri Light" w:cs="Calibri Light"/>
                <w:b/>
                <w:noProof/>
                <w:sz w:val="20"/>
                <w:szCs w:val="20"/>
              </w:rPr>
              <w:t xml:space="preserve"> </w:t>
            </w:r>
            <w:r w:rsidR="00747158" w:rsidRPr="7E8F4A20">
              <w:rPr>
                <w:rFonts w:ascii="Calibri Light" w:hAnsi="Calibri Light" w:cstheme="minorBidi"/>
                <w:b/>
                <w:bCs/>
                <w:noProof/>
                <w:sz w:val="20"/>
                <w:szCs w:val="20"/>
              </w:rPr>
              <w:t xml:space="preserve">(total </w:t>
            </w:r>
            <w:r w:rsidR="00747158">
              <w:rPr>
                <w:rFonts w:ascii="Calibri Light" w:hAnsi="Calibri Light" w:cstheme="minorBidi"/>
                <w:b/>
                <w:bCs/>
                <w:noProof/>
                <w:sz w:val="20"/>
                <w:szCs w:val="20"/>
              </w:rPr>
              <w:t>30</w:t>
            </w:r>
            <w:r w:rsidR="00747158" w:rsidRPr="7E8F4A20">
              <w:rPr>
                <w:rFonts w:ascii="Calibri Light" w:hAnsi="Calibri Light" w:cstheme="minorBidi"/>
                <w:b/>
                <w:bCs/>
                <w:noProof/>
                <w:sz w:val="20"/>
                <w:szCs w:val="20"/>
              </w:rPr>
              <w:t xml:space="preserve"> points)</w:t>
            </w:r>
          </w:p>
          <w:p w14:paraId="0EC385C9" w14:textId="48111128" w:rsidR="00903BCB" w:rsidRPr="007F0688" w:rsidRDefault="00903BCB" w:rsidP="007F0688">
            <w:pPr>
              <w:pStyle w:val="ListParagraph"/>
              <w:widowControl/>
              <w:numPr>
                <w:ilvl w:val="0"/>
                <w:numId w:val="34"/>
              </w:numPr>
              <w:tabs>
                <w:tab w:val="left" w:pos="261"/>
              </w:tabs>
              <w:autoSpaceDE/>
              <w:autoSpaceDN/>
              <w:spacing w:after="160" w:line="259" w:lineRule="auto"/>
              <w:ind w:right="221"/>
              <w:contextualSpacing/>
              <w:jc w:val="both"/>
              <w:rPr>
                <w:rFonts w:ascii="Calibri Light" w:hAnsi="Calibri Light" w:cs="Calibri Light"/>
                <w:noProof/>
                <w:sz w:val="20"/>
                <w:szCs w:val="20"/>
                <w:lang w:val="ka-GE"/>
              </w:rPr>
            </w:pPr>
            <w:r w:rsidRPr="007F0688">
              <w:rPr>
                <w:rFonts w:ascii="Calibri Light" w:hAnsi="Calibri Light" w:cs="Calibri Light"/>
                <w:noProof/>
                <w:sz w:val="20"/>
                <w:szCs w:val="20"/>
                <w:lang w:val="ka-GE"/>
              </w:rPr>
              <w:t xml:space="preserve">The number of Multiple Choices/ True, </w:t>
            </w:r>
            <w:r w:rsidRPr="007F0688">
              <w:rPr>
                <w:rFonts w:ascii="Calibri Light" w:hAnsi="Calibri Light" w:cs="Calibri Light"/>
                <w:noProof/>
                <w:sz w:val="20"/>
                <w:szCs w:val="20"/>
              </w:rPr>
              <w:t>F</w:t>
            </w:r>
            <w:r w:rsidRPr="007F0688">
              <w:rPr>
                <w:rFonts w:ascii="Calibri Light" w:hAnsi="Calibri Light" w:cs="Calibri Light"/>
                <w:noProof/>
                <w:sz w:val="20"/>
                <w:szCs w:val="20"/>
                <w:lang w:val="ka-GE"/>
              </w:rPr>
              <w:t xml:space="preserve">alse/ Open questions/ Case Study Questions may vary according to the chapters/topics </w:t>
            </w:r>
          </w:p>
          <w:p w14:paraId="7F18E19E" w14:textId="77777777" w:rsidR="00903BCB" w:rsidRPr="007F0688" w:rsidRDefault="00903BCB" w:rsidP="007F0688">
            <w:pPr>
              <w:pStyle w:val="ListParagraph"/>
              <w:widowControl/>
              <w:numPr>
                <w:ilvl w:val="0"/>
                <w:numId w:val="34"/>
              </w:numPr>
              <w:tabs>
                <w:tab w:val="left" w:pos="246"/>
              </w:tabs>
              <w:autoSpaceDE/>
              <w:autoSpaceDN/>
              <w:spacing w:after="160" w:line="259" w:lineRule="auto"/>
              <w:contextualSpacing/>
              <w:jc w:val="both"/>
              <w:rPr>
                <w:rFonts w:ascii="Calibri Light" w:hAnsi="Calibri Light" w:cs="Calibri Light"/>
                <w:noProof/>
                <w:sz w:val="20"/>
                <w:szCs w:val="20"/>
                <w:lang w:val="ka-GE"/>
              </w:rPr>
            </w:pPr>
            <w:r w:rsidRPr="007F0688">
              <w:rPr>
                <w:rFonts w:ascii="Calibri Light" w:hAnsi="Calibri Light" w:cs="Calibri Light"/>
                <w:b/>
                <w:noProof/>
                <w:sz w:val="20"/>
                <w:szCs w:val="20"/>
                <w:lang w:val="ka-GE" w:eastAsia="de-DE"/>
              </w:rPr>
              <w:t>Final E</w:t>
            </w:r>
            <w:r w:rsidRPr="007F0688">
              <w:rPr>
                <w:rFonts w:ascii="Calibri Light" w:hAnsi="Calibri Light" w:cs="Calibri Light"/>
                <w:b/>
                <w:noProof/>
                <w:sz w:val="20"/>
                <w:szCs w:val="20"/>
                <w:lang w:val="ka-GE"/>
              </w:rPr>
              <w:t>xam</w:t>
            </w:r>
            <w:r w:rsidRPr="007F0688">
              <w:rPr>
                <w:rFonts w:ascii="Calibri Light" w:hAnsi="Calibri Light" w:cs="Calibri Light"/>
                <w:noProof/>
                <w:sz w:val="20"/>
                <w:szCs w:val="20"/>
                <w:lang w:val="ka-GE"/>
              </w:rPr>
              <w:t xml:space="preserve"> schedule is set by the university administration.</w:t>
            </w:r>
          </w:p>
          <w:p w14:paraId="789468CD" w14:textId="3B4D2649" w:rsidR="00903BCB" w:rsidRPr="007F0688" w:rsidRDefault="00903BCB" w:rsidP="007F0688">
            <w:pPr>
              <w:pStyle w:val="ListParagraph"/>
              <w:widowControl/>
              <w:numPr>
                <w:ilvl w:val="0"/>
                <w:numId w:val="34"/>
              </w:numPr>
              <w:tabs>
                <w:tab w:val="left" w:pos="261"/>
              </w:tabs>
              <w:autoSpaceDE/>
              <w:autoSpaceDN/>
              <w:spacing w:after="160" w:line="259" w:lineRule="auto"/>
              <w:contextualSpacing/>
              <w:jc w:val="both"/>
              <w:rPr>
                <w:rFonts w:ascii="Calibri Light" w:hAnsi="Calibri Light" w:cs="Calibri Light"/>
                <w:noProof/>
                <w:sz w:val="20"/>
                <w:szCs w:val="20"/>
                <w:lang w:val="ka-GE"/>
              </w:rPr>
            </w:pPr>
            <w:r w:rsidRPr="007F0688">
              <w:rPr>
                <w:rFonts w:ascii="Calibri Light" w:hAnsi="Calibri Light" w:cs="Calibri Light"/>
                <w:noProof/>
                <w:sz w:val="20"/>
                <w:szCs w:val="20"/>
                <w:lang w:val="ka-GE"/>
              </w:rPr>
              <w:t xml:space="preserve">Duration of </w:t>
            </w:r>
            <w:r w:rsidRPr="007F0688">
              <w:rPr>
                <w:rFonts w:ascii="Calibri Light" w:hAnsi="Calibri Light" w:cs="Calibri Light"/>
                <w:b/>
                <w:bCs/>
                <w:noProof/>
                <w:sz w:val="20"/>
                <w:szCs w:val="20"/>
                <w:lang w:val="ka-GE" w:eastAsia="de-DE"/>
              </w:rPr>
              <w:t>Final E</w:t>
            </w:r>
            <w:r w:rsidRPr="007F0688">
              <w:rPr>
                <w:rFonts w:ascii="Calibri Light" w:hAnsi="Calibri Light" w:cs="Calibri Light"/>
                <w:b/>
                <w:bCs/>
                <w:noProof/>
                <w:sz w:val="20"/>
                <w:szCs w:val="20"/>
                <w:lang w:val="ka-GE"/>
              </w:rPr>
              <w:t>xam</w:t>
            </w:r>
            <w:r w:rsidRPr="007F0688">
              <w:rPr>
                <w:rFonts w:ascii="Calibri Light" w:hAnsi="Calibri Light" w:cs="Calibri Light"/>
                <w:noProof/>
                <w:sz w:val="20"/>
                <w:szCs w:val="20"/>
                <w:lang w:val="ka-GE"/>
              </w:rPr>
              <w:t xml:space="preserve"> is </w:t>
            </w:r>
            <w:r>
              <w:rPr>
                <w:rFonts w:ascii="Calibri Light" w:hAnsi="Calibri Light" w:cs="Calibri Light"/>
                <w:noProof/>
                <w:sz w:val="20"/>
                <w:szCs w:val="20"/>
              </w:rPr>
              <w:t>1.5</w:t>
            </w:r>
            <w:r w:rsidRPr="007F0688">
              <w:rPr>
                <w:rFonts w:ascii="Calibri Light" w:hAnsi="Calibri Light" w:cs="Calibri Light"/>
                <w:noProof/>
                <w:sz w:val="20"/>
                <w:szCs w:val="20"/>
                <w:lang w:val="ka-GE"/>
              </w:rPr>
              <w:t xml:space="preserve"> Hour</w:t>
            </w:r>
          </w:p>
          <w:tbl>
            <w:tblPr>
              <w:tblStyle w:val="TableGrid"/>
              <w:tblW w:w="0" w:type="auto"/>
              <w:tblInd w:w="70" w:type="dxa"/>
              <w:shd w:val="clear" w:color="auto" w:fill="F79646" w:themeFill="accent6"/>
              <w:tblLook w:val="04A0" w:firstRow="1" w:lastRow="0" w:firstColumn="1" w:lastColumn="0" w:noHBand="0" w:noVBand="1"/>
            </w:tblPr>
            <w:tblGrid>
              <w:gridCol w:w="2080"/>
              <w:gridCol w:w="5795"/>
            </w:tblGrid>
            <w:tr w:rsidR="00903BCB" w:rsidRPr="00C72328" w14:paraId="3F57916C" w14:textId="77777777" w:rsidTr="000E2B22">
              <w:trPr>
                <w:trHeight w:val="294"/>
              </w:trPr>
              <w:tc>
                <w:tcPr>
                  <w:tcW w:w="2080" w:type="dxa"/>
                  <w:shd w:val="clear" w:color="auto" w:fill="002060"/>
                  <w:vAlign w:val="center"/>
                </w:tcPr>
                <w:p w14:paraId="4065C289" w14:textId="77777777" w:rsidR="00903BCB" w:rsidRPr="00C72328" w:rsidRDefault="00903BCB" w:rsidP="00E12F1B">
                  <w:pPr>
                    <w:pStyle w:val="TableParagraph"/>
                    <w:ind w:left="-94" w:firstLine="94"/>
                    <w:jc w:val="center"/>
                    <w:rPr>
                      <w:rFonts w:ascii="Calibri Light" w:hAnsi="Calibri Light" w:cstheme="minorHAnsi"/>
                      <w:b/>
                      <w:noProof/>
                      <w:color w:val="FFFFFF" w:themeColor="background1"/>
                      <w:sz w:val="20"/>
                      <w:szCs w:val="20"/>
                    </w:rPr>
                  </w:pPr>
                  <w:r w:rsidRPr="00C72328">
                    <w:rPr>
                      <w:rFonts w:ascii="Calibri Light" w:hAnsi="Calibri Light" w:cstheme="minorHAnsi"/>
                      <w:b/>
                      <w:noProof/>
                      <w:color w:val="FFFFFF" w:themeColor="background1"/>
                      <w:sz w:val="20"/>
                      <w:szCs w:val="20"/>
                    </w:rPr>
                    <w:t>Components</w:t>
                  </w:r>
                </w:p>
              </w:tc>
              <w:tc>
                <w:tcPr>
                  <w:tcW w:w="5795" w:type="dxa"/>
                  <w:shd w:val="clear" w:color="auto" w:fill="002060"/>
                  <w:vAlign w:val="center"/>
                </w:tcPr>
                <w:p w14:paraId="1AE4D983" w14:textId="77777777" w:rsidR="00903BCB" w:rsidRPr="00C72328" w:rsidRDefault="00903BCB" w:rsidP="00E12F1B">
                  <w:pPr>
                    <w:pStyle w:val="TableParagraph"/>
                    <w:ind w:left="-94" w:firstLine="94"/>
                    <w:jc w:val="center"/>
                    <w:rPr>
                      <w:rFonts w:ascii="Calibri Light" w:hAnsi="Calibri Light" w:cstheme="minorHAnsi"/>
                      <w:b/>
                      <w:noProof/>
                      <w:color w:val="FFFFFF" w:themeColor="background1"/>
                      <w:sz w:val="20"/>
                      <w:szCs w:val="20"/>
                    </w:rPr>
                  </w:pPr>
                  <w:r w:rsidRPr="00C72328">
                    <w:rPr>
                      <w:rFonts w:ascii="Calibri Light" w:hAnsi="Calibri Light" w:cstheme="minorHAnsi"/>
                      <w:b/>
                      <w:noProof/>
                      <w:color w:val="FFFFFF" w:themeColor="background1"/>
                      <w:sz w:val="20"/>
                      <w:szCs w:val="20"/>
                    </w:rPr>
                    <w:t>Rubrics</w:t>
                  </w:r>
                </w:p>
              </w:tc>
            </w:tr>
            <w:tr w:rsidR="00903BCB" w:rsidRPr="00C72328" w14:paraId="7A71101E" w14:textId="77777777" w:rsidTr="000E2B22">
              <w:trPr>
                <w:trHeight w:val="750"/>
              </w:trPr>
              <w:tc>
                <w:tcPr>
                  <w:tcW w:w="2080" w:type="dxa"/>
                  <w:shd w:val="clear" w:color="auto" w:fill="FFFFFF" w:themeFill="background1"/>
                </w:tcPr>
                <w:p w14:paraId="1D729FF9" w14:textId="77777777" w:rsidR="00903BCB" w:rsidRPr="00C72328" w:rsidRDefault="00903BCB" w:rsidP="00E12F1B">
                  <w:pPr>
                    <w:pStyle w:val="TableParagraph"/>
                    <w:tabs>
                      <w:tab w:val="left" w:pos="133"/>
                      <w:tab w:val="left" w:pos="223"/>
                    </w:tabs>
                    <w:spacing w:before="1"/>
                    <w:ind w:left="43" w:right="13"/>
                    <w:jc w:val="both"/>
                    <w:rPr>
                      <w:rFonts w:ascii="Calibri Light" w:hAnsi="Calibri Light" w:cstheme="minorHAnsi"/>
                      <w:b/>
                      <w:noProof/>
                      <w:sz w:val="20"/>
                      <w:szCs w:val="20"/>
                    </w:rPr>
                  </w:pPr>
                </w:p>
                <w:p w14:paraId="516FCEB9" w14:textId="77777777" w:rsidR="00903BCB" w:rsidRPr="00C72328" w:rsidRDefault="00903BCB" w:rsidP="00E12F1B">
                  <w:pPr>
                    <w:pStyle w:val="TableParagraph"/>
                    <w:tabs>
                      <w:tab w:val="left" w:pos="133"/>
                      <w:tab w:val="left" w:pos="223"/>
                    </w:tabs>
                    <w:spacing w:before="1"/>
                    <w:ind w:right="13"/>
                    <w:jc w:val="both"/>
                    <w:rPr>
                      <w:rFonts w:ascii="Calibri Light" w:hAnsi="Calibri Light" w:cstheme="minorHAnsi"/>
                      <w:b/>
                      <w:noProof/>
                      <w:sz w:val="20"/>
                      <w:szCs w:val="20"/>
                    </w:rPr>
                  </w:pPr>
                </w:p>
                <w:p w14:paraId="495A830C" w14:textId="77777777" w:rsidR="00903BCB" w:rsidRPr="00C72328" w:rsidRDefault="00903BCB" w:rsidP="00E12F1B">
                  <w:pPr>
                    <w:pStyle w:val="TableParagraph"/>
                    <w:tabs>
                      <w:tab w:val="left" w:pos="133"/>
                      <w:tab w:val="left" w:pos="223"/>
                    </w:tabs>
                    <w:spacing w:before="1"/>
                    <w:ind w:right="13"/>
                    <w:jc w:val="both"/>
                    <w:rPr>
                      <w:rFonts w:ascii="Calibri Light" w:hAnsi="Calibri Light" w:cstheme="minorHAnsi"/>
                      <w:b/>
                      <w:noProof/>
                      <w:sz w:val="20"/>
                      <w:szCs w:val="20"/>
                    </w:rPr>
                  </w:pPr>
                </w:p>
                <w:p w14:paraId="30623628" w14:textId="77777777" w:rsidR="00903BCB" w:rsidRPr="00C72328" w:rsidRDefault="00903BCB" w:rsidP="00E12F1B">
                  <w:pPr>
                    <w:pStyle w:val="TableParagraph"/>
                    <w:tabs>
                      <w:tab w:val="left" w:pos="133"/>
                      <w:tab w:val="left" w:pos="223"/>
                    </w:tabs>
                    <w:spacing w:before="1"/>
                    <w:ind w:right="13"/>
                    <w:jc w:val="both"/>
                    <w:rPr>
                      <w:rFonts w:ascii="Calibri Light" w:hAnsi="Calibri Light" w:cstheme="minorHAnsi"/>
                      <w:b/>
                      <w:noProof/>
                      <w:sz w:val="20"/>
                      <w:szCs w:val="20"/>
                    </w:rPr>
                  </w:pPr>
                </w:p>
                <w:p w14:paraId="42C46B5B" w14:textId="77777777" w:rsidR="00903BCB" w:rsidRPr="00C72328" w:rsidRDefault="00903BCB" w:rsidP="00E12F1B">
                  <w:pPr>
                    <w:pStyle w:val="TableParagraph"/>
                    <w:tabs>
                      <w:tab w:val="left" w:pos="133"/>
                      <w:tab w:val="left" w:pos="223"/>
                    </w:tabs>
                    <w:spacing w:before="1"/>
                    <w:ind w:right="13"/>
                    <w:jc w:val="both"/>
                    <w:rPr>
                      <w:rFonts w:ascii="Calibri Light" w:hAnsi="Calibri Light" w:cstheme="minorHAnsi"/>
                      <w:b/>
                      <w:noProof/>
                      <w:sz w:val="20"/>
                      <w:szCs w:val="20"/>
                    </w:rPr>
                  </w:pPr>
                  <w:r w:rsidRPr="00C72328">
                    <w:rPr>
                      <w:rFonts w:ascii="Calibri Light" w:hAnsi="Calibri Light" w:cstheme="minorHAnsi"/>
                      <w:noProof/>
                      <w:sz w:val="20"/>
                      <w:szCs w:val="20"/>
                    </w:rPr>
                    <w:t>Open</w:t>
                  </w:r>
                  <w:r w:rsidRPr="00C72328">
                    <w:rPr>
                      <w:rFonts w:ascii="Calibri Light" w:hAnsi="Calibri Light" w:cstheme="minorHAnsi"/>
                      <w:noProof/>
                      <w:spacing w:val="1"/>
                      <w:sz w:val="20"/>
                      <w:szCs w:val="20"/>
                    </w:rPr>
                    <w:t xml:space="preserve"> Q</w:t>
                  </w:r>
                  <w:r w:rsidRPr="00C72328">
                    <w:rPr>
                      <w:rFonts w:ascii="Calibri Light" w:hAnsi="Calibri Light" w:cstheme="minorHAnsi"/>
                      <w:noProof/>
                      <w:sz w:val="20"/>
                      <w:szCs w:val="20"/>
                    </w:rPr>
                    <w:t>uestions</w:t>
                  </w:r>
                </w:p>
              </w:tc>
              <w:tc>
                <w:tcPr>
                  <w:tcW w:w="5795" w:type="dxa"/>
                  <w:shd w:val="clear" w:color="auto" w:fill="FFFFFF" w:themeFill="background1"/>
                </w:tcPr>
                <w:p w14:paraId="26EBD28A" w14:textId="57FBE777" w:rsidR="00903BCB" w:rsidRPr="00C72328" w:rsidRDefault="00903BCB" w:rsidP="00E12F1B">
                  <w:pPr>
                    <w:pStyle w:val="TableParagraph"/>
                    <w:tabs>
                      <w:tab w:val="left" w:pos="223"/>
                      <w:tab w:val="left" w:pos="313"/>
                    </w:tabs>
                    <w:ind w:left="43"/>
                    <w:rPr>
                      <w:rFonts w:ascii="Calibri Light" w:hAnsi="Calibri Light" w:cstheme="minorHAnsi"/>
                      <w:b/>
                      <w:noProof/>
                      <w:sz w:val="20"/>
                      <w:szCs w:val="20"/>
                    </w:rPr>
                  </w:pPr>
                  <w:r w:rsidRPr="00C72328">
                    <w:rPr>
                      <w:rFonts w:ascii="Calibri Light" w:hAnsi="Calibri Light" w:cstheme="minorHAnsi"/>
                      <w:b/>
                      <w:noProof/>
                      <w:sz w:val="20"/>
                      <w:szCs w:val="20"/>
                    </w:rPr>
                    <w:t xml:space="preserve">Up to </w:t>
                  </w:r>
                  <w:r w:rsidR="00F725ED">
                    <w:rPr>
                      <w:rFonts w:ascii="Calibri Light" w:hAnsi="Calibri Light" w:cstheme="minorHAnsi"/>
                      <w:b/>
                      <w:noProof/>
                      <w:sz w:val="20"/>
                      <w:szCs w:val="20"/>
                    </w:rPr>
                    <w:t>5</w:t>
                  </w:r>
                  <w:r w:rsidRPr="00C72328">
                    <w:rPr>
                      <w:rFonts w:ascii="Calibri Light" w:hAnsi="Calibri Light" w:cstheme="minorHAnsi"/>
                      <w:b/>
                      <w:noProof/>
                      <w:sz w:val="20"/>
                      <w:szCs w:val="20"/>
                    </w:rPr>
                    <w:t xml:space="preserve"> Open Questions -&gt; </w:t>
                  </w:r>
                  <w:r w:rsidRPr="00AC6F49">
                    <w:rPr>
                      <w:rFonts w:ascii="Calibri Light" w:hAnsi="Calibri Light" w:cstheme="minorHAnsi"/>
                      <w:b/>
                      <w:noProof/>
                      <w:sz w:val="20"/>
                      <w:szCs w:val="20"/>
                      <w:highlight w:val="green"/>
                    </w:rPr>
                    <w:t>14 points</w:t>
                  </w:r>
                  <w:r w:rsidRPr="00C72328">
                    <w:rPr>
                      <w:rFonts w:ascii="Calibri Light" w:hAnsi="Calibri Light" w:cstheme="minorHAnsi"/>
                      <w:b/>
                      <w:noProof/>
                      <w:sz w:val="20"/>
                      <w:szCs w:val="20"/>
                    </w:rPr>
                    <w:t xml:space="preserve"> Max</w:t>
                  </w:r>
                </w:p>
                <w:p w14:paraId="3FF8B5A6" w14:textId="77777777" w:rsidR="00903BCB" w:rsidRPr="00C72328" w:rsidRDefault="00903BCB" w:rsidP="00E12F1B">
                  <w:pPr>
                    <w:pStyle w:val="TableParagraph"/>
                    <w:tabs>
                      <w:tab w:val="left" w:pos="223"/>
                      <w:tab w:val="left" w:pos="313"/>
                    </w:tabs>
                    <w:ind w:left="43"/>
                    <w:rPr>
                      <w:rFonts w:ascii="Calibri Light" w:hAnsi="Calibri Light" w:cstheme="minorHAnsi"/>
                      <w:b/>
                      <w:noProof/>
                      <w:sz w:val="20"/>
                      <w:szCs w:val="20"/>
                    </w:rPr>
                  </w:pPr>
                </w:p>
                <w:p w14:paraId="435D8004" w14:textId="77777777" w:rsidR="00903BCB" w:rsidRPr="00C72328" w:rsidRDefault="00903BCB" w:rsidP="00E12F1B">
                  <w:pPr>
                    <w:pStyle w:val="TableParagraph"/>
                    <w:tabs>
                      <w:tab w:val="left" w:pos="223"/>
                      <w:tab w:val="left" w:pos="313"/>
                    </w:tabs>
                    <w:ind w:left="43"/>
                    <w:jc w:val="both"/>
                    <w:rPr>
                      <w:rFonts w:ascii="Calibri Light" w:hAnsi="Calibri Light" w:cstheme="minorHAnsi"/>
                      <w:noProof/>
                      <w:sz w:val="20"/>
                      <w:szCs w:val="20"/>
                    </w:rPr>
                  </w:pPr>
                  <w:r w:rsidRPr="00C72328">
                    <w:rPr>
                      <w:rFonts w:ascii="Calibri Light" w:hAnsi="Calibri Light" w:cstheme="minorHAnsi"/>
                      <w:noProof/>
                      <w:sz w:val="20"/>
                      <w:szCs w:val="20"/>
                    </w:rPr>
                    <w:t xml:space="preserve">Points for each Question may vary; </w:t>
                  </w:r>
                </w:p>
                <w:p w14:paraId="7504E3B4" w14:textId="77777777" w:rsidR="00903BCB" w:rsidRPr="00C72328" w:rsidRDefault="00903BCB" w:rsidP="00E12F1B">
                  <w:pPr>
                    <w:pStyle w:val="TableParagraph"/>
                    <w:tabs>
                      <w:tab w:val="left" w:pos="223"/>
                      <w:tab w:val="left" w:pos="313"/>
                    </w:tabs>
                    <w:ind w:left="43"/>
                    <w:jc w:val="both"/>
                    <w:rPr>
                      <w:rFonts w:ascii="Calibri Light" w:hAnsi="Calibri Light" w:cstheme="minorHAnsi"/>
                      <w:noProof/>
                      <w:sz w:val="20"/>
                      <w:szCs w:val="20"/>
                    </w:rPr>
                  </w:pPr>
                </w:p>
                <w:p w14:paraId="57A070D1" w14:textId="77777777" w:rsidR="00903BCB" w:rsidRPr="00C72328" w:rsidRDefault="00903BCB" w:rsidP="00E12F1B">
                  <w:pPr>
                    <w:pStyle w:val="TableParagraph"/>
                    <w:tabs>
                      <w:tab w:val="left" w:pos="223"/>
                      <w:tab w:val="left" w:pos="313"/>
                    </w:tabs>
                    <w:ind w:left="43"/>
                    <w:jc w:val="both"/>
                    <w:rPr>
                      <w:rFonts w:ascii="Calibri Light" w:hAnsi="Calibri Light" w:cstheme="minorHAnsi"/>
                      <w:noProof/>
                      <w:sz w:val="20"/>
                      <w:szCs w:val="20"/>
                    </w:rPr>
                  </w:pPr>
                  <w:r w:rsidRPr="00C72328">
                    <w:rPr>
                      <w:rFonts w:ascii="Calibri Light" w:hAnsi="Calibri Light" w:cstheme="minorHAnsi"/>
                      <w:noProof/>
                      <w:sz w:val="20"/>
                      <w:szCs w:val="20"/>
                    </w:rPr>
                    <w:t>Student will get full point for the question if the answer is complete, information provided is well analyzed, answers are provided along with strong arguments and requirements.</w:t>
                  </w:r>
                </w:p>
                <w:p w14:paraId="15CCF97C" w14:textId="77777777" w:rsidR="00903BCB" w:rsidRDefault="00903BCB" w:rsidP="00E12F1B">
                  <w:pPr>
                    <w:pStyle w:val="TableParagraph"/>
                    <w:tabs>
                      <w:tab w:val="left" w:pos="133"/>
                      <w:tab w:val="left" w:pos="223"/>
                    </w:tabs>
                    <w:spacing w:before="1"/>
                    <w:ind w:left="31" w:right="13"/>
                    <w:jc w:val="both"/>
                    <w:rPr>
                      <w:rFonts w:ascii="Calibri Light" w:hAnsi="Calibri Light" w:cstheme="minorHAnsi"/>
                      <w:noProof/>
                      <w:sz w:val="20"/>
                      <w:szCs w:val="20"/>
                    </w:rPr>
                  </w:pPr>
                </w:p>
                <w:p w14:paraId="4114E8A7" w14:textId="738BD725" w:rsidR="00903BCB" w:rsidRPr="00C72328" w:rsidRDefault="00903BCB" w:rsidP="00E12F1B">
                  <w:pPr>
                    <w:pStyle w:val="TableParagraph"/>
                    <w:tabs>
                      <w:tab w:val="left" w:pos="133"/>
                      <w:tab w:val="left" w:pos="223"/>
                    </w:tabs>
                    <w:spacing w:before="1"/>
                    <w:ind w:left="31" w:right="13"/>
                    <w:jc w:val="both"/>
                    <w:rPr>
                      <w:rFonts w:ascii="Calibri Light" w:hAnsi="Calibri Light" w:cstheme="minorHAnsi"/>
                      <w:noProof/>
                      <w:sz w:val="20"/>
                      <w:szCs w:val="20"/>
                    </w:rPr>
                  </w:pPr>
                  <w:r w:rsidRPr="00903BCB">
                    <w:rPr>
                      <w:rFonts w:ascii="Calibri Light" w:hAnsi="Calibri Light" w:cstheme="minorHAnsi"/>
                      <w:noProof/>
                      <w:sz w:val="20"/>
                      <w:szCs w:val="20"/>
                    </w:rPr>
                    <w:t xml:space="preserve">Also includes </w:t>
                  </w:r>
                  <w:r w:rsidRPr="00C72328">
                    <w:rPr>
                      <w:rFonts w:ascii="Calibri Light" w:hAnsi="Calibri Light" w:cstheme="minorHAnsi"/>
                      <w:noProof/>
                      <w:sz w:val="20"/>
                      <w:szCs w:val="20"/>
                    </w:rPr>
                    <w:t>Problems</w:t>
                  </w:r>
                  <w:r w:rsidRPr="00C72328">
                    <w:rPr>
                      <w:rFonts w:ascii="Calibri Light" w:hAnsi="Calibri Light" w:cstheme="minorHAnsi"/>
                      <w:noProof/>
                      <w:spacing w:val="1"/>
                      <w:sz w:val="20"/>
                      <w:szCs w:val="20"/>
                    </w:rPr>
                    <w:t xml:space="preserve"> </w:t>
                  </w:r>
                  <w:r w:rsidRPr="00C72328">
                    <w:rPr>
                      <w:rFonts w:ascii="Calibri Light" w:hAnsi="Calibri Light" w:cstheme="minorHAnsi"/>
                      <w:noProof/>
                      <w:sz w:val="20"/>
                      <w:szCs w:val="20"/>
                    </w:rPr>
                    <w:t>and</w:t>
                  </w:r>
                  <w:r w:rsidRPr="00C72328">
                    <w:rPr>
                      <w:rFonts w:ascii="Calibri Light" w:hAnsi="Calibri Light" w:cstheme="minorHAnsi"/>
                      <w:noProof/>
                      <w:spacing w:val="1"/>
                      <w:sz w:val="20"/>
                      <w:szCs w:val="20"/>
                    </w:rPr>
                    <w:t xml:space="preserve"> Applications</w:t>
                  </w:r>
                  <w:r>
                    <w:rPr>
                      <w:rFonts w:ascii="Calibri Light" w:hAnsi="Calibri Light" w:cstheme="minorHAnsi"/>
                      <w:noProof/>
                      <w:spacing w:val="1"/>
                      <w:sz w:val="20"/>
                      <w:szCs w:val="20"/>
                    </w:rPr>
                    <w:t>.</w:t>
                  </w:r>
                </w:p>
              </w:tc>
            </w:tr>
            <w:tr w:rsidR="00903BCB" w:rsidRPr="00C72328" w14:paraId="3355CEB7" w14:textId="77777777" w:rsidTr="000E2B22">
              <w:trPr>
                <w:trHeight w:val="570"/>
              </w:trPr>
              <w:tc>
                <w:tcPr>
                  <w:tcW w:w="2080" w:type="dxa"/>
                  <w:shd w:val="clear" w:color="auto" w:fill="FFFFFF" w:themeFill="background1"/>
                  <w:vAlign w:val="center"/>
                </w:tcPr>
                <w:p w14:paraId="5E843C84" w14:textId="77777777" w:rsidR="00903BCB" w:rsidRPr="00C72328" w:rsidRDefault="00903BCB" w:rsidP="00E12F1B">
                  <w:pPr>
                    <w:pStyle w:val="TableParagraph"/>
                    <w:tabs>
                      <w:tab w:val="left" w:pos="133"/>
                      <w:tab w:val="left" w:pos="223"/>
                    </w:tabs>
                    <w:spacing w:before="1"/>
                    <w:ind w:right="13"/>
                    <w:jc w:val="center"/>
                    <w:rPr>
                      <w:rFonts w:ascii="Calibri Light" w:hAnsi="Calibri Light" w:cstheme="minorHAnsi"/>
                      <w:noProof/>
                      <w:sz w:val="20"/>
                      <w:szCs w:val="20"/>
                    </w:rPr>
                  </w:pPr>
                  <w:r w:rsidRPr="00C72328">
                    <w:rPr>
                      <w:rFonts w:ascii="Calibri Light" w:hAnsi="Calibri Light" w:cstheme="minorHAnsi"/>
                      <w:noProof/>
                      <w:sz w:val="20"/>
                      <w:szCs w:val="20"/>
                    </w:rPr>
                    <w:t>Multiple-Choice</w:t>
                  </w:r>
                  <w:r w:rsidRPr="00C72328">
                    <w:rPr>
                      <w:rFonts w:ascii="Calibri Light" w:hAnsi="Calibri Light" w:cstheme="minorHAnsi"/>
                      <w:noProof/>
                      <w:spacing w:val="1"/>
                      <w:sz w:val="20"/>
                      <w:szCs w:val="20"/>
                    </w:rPr>
                    <w:t xml:space="preserve"> Q</w:t>
                  </w:r>
                  <w:r w:rsidRPr="00C72328">
                    <w:rPr>
                      <w:rFonts w:ascii="Calibri Light" w:hAnsi="Calibri Light" w:cstheme="minorHAnsi"/>
                      <w:noProof/>
                      <w:sz w:val="20"/>
                      <w:szCs w:val="20"/>
                    </w:rPr>
                    <w:t>uestions</w:t>
                  </w:r>
                </w:p>
              </w:tc>
              <w:tc>
                <w:tcPr>
                  <w:tcW w:w="5795" w:type="dxa"/>
                  <w:shd w:val="clear" w:color="auto" w:fill="FFFFFF" w:themeFill="background1"/>
                </w:tcPr>
                <w:p w14:paraId="7DC60DF5" w14:textId="3080EFF1" w:rsidR="00903BCB" w:rsidRDefault="00903BCB" w:rsidP="00E12F1B">
                  <w:pPr>
                    <w:pStyle w:val="TableParagraph"/>
                    <w:tabs>
                      <w:tab w:val="left" w:pos="133"/>
                      <w:tab w:val="left" w:pos="223"/>
                    </w:tabs>
                    <w:spacing w:before="1"/>
                    <w:ind w:right="13"/>
                    <w:jc w:val="both"/>
                    <w:rPr>
                      <w:rFonts w:ascii="Calibri Light" w:hAnsi="Calibri Light" w:cstheme="minorHAnsi"/>
                      <w:noProof/>
                      <w:sz w:val="20"/>
                      <w:szCs w:val="20"/>
                    </w:rPr>
                  </w:pPr>
                  <w:r w:rsidRPr="00C72328">
                    <w:rPr>
                      <w:rFonts w:ascii="Calibri Light" w:hAnsi="Calibri Light" w:cstheme="minorHAnsi"/>
                      <w:noProof/>
                      <w:sz w:val="20"/>
                      <w:szCs w:val="20"/>
                    </w:rPr>
                    <w:t xml:space="preserve">Multiple-choice Questions + True/False = </w:t>
                  </w:r>
                  <w:r w:rsidRPr="00AC6F49">
                    <w:rPr>
                      <w:rFonts w:ascii="Calibri Light" w:hAnsi="Calibri Light" w:cstheme="minorHAnsi"/>
                      <w:noProof/>
                      <w:sz w:val="20"/>
                      <w:szCs w:val="20"/>
                      <w:highlight w:val="yellow"/>
                    </w:rPr>
                    <w:t>1</w:t>
                  </w:r>
                  <w:r>
                    <w:rPr>
                      <w:rFonts w:ascii="Calibri Light" w:hAnsi="Calibri Light" w:cstheme="minorHAnsi"/>
                      <w:noProof/>
                      <w:sz w:val="20"/>
                      <w:szCs w:val="20"/>
                      <w:highlight w:val="yellow"/>
                    </w:rPr>
                    <w:t>6</w:t>
                  </w:r>
                  <w:r w:rsidRPr="00AC6F49">
                    <w:rPr>
                      <w:rFonts w:ascii="Calibri Light" w:hAnsi="Calibri Light" w:cstheme="minorHAnsi"/>
                      <w:noProof/>
                      <w:sz w:val="20"/>
                      <w:szCs w:val="20"/>
                      <w:highlight w:val="yellow"/>
                    </w:rPr>
                    <w:t xml:space="preserve"> points</w:t>
                  </w:r>
                  <w:r w:rsidRPr="00C72328">
                    <w:rPr>
                      <w:rFonts w:ascii="Calibri Light" w:hAnsi="Calibri Light" w:cstheme="minorHAnsi"/>
                      <w:noProof/>
                      <w:sz w:val="20"/>
                      <w:szCs w:val="20"/>
                    </w:rPr>
                    <w:t xml:space="preserve"> (</w:t>
                  </w:r>
                  <w:r w:rsidR="00F725ED">
                    <w:rPr>
                      <w:rFonts w:ascii="Calibri Light" w:hAnsi="Calibri Light" w:cstheme="minorHAnsi"/>
                      <w:noProof/>
                      <w:sz w:val="20"/>
                      <w:szCs w:val="20"/>
                    </w:rPr>
                    <w:t>up to 3</w:t>
                  </w:r>
                  <w:r>
                    <w:rPr>
                      <w:rFonts w:ascii="Calibri Light" w:hAnsi="Calibri Light" w:cstheme="minorHAnsi"/>
                      <w:noProof/>
                      <w:sz w:val="20"/>
                      <w:szCs w:val="20"/>
                    </w:rPr>
                    <w:t>0</w:t>
                  </w:r>
                  <w:r w:rsidRPr="00C72328">
                    <w:rPr>
                      <w:rFonts w:ascii="Calibri Light" w:hAnsi="Calibri Light" w:cstheme="minorHAnsi"/>
                      <w:noProof/>
                      <w:sz w:val="20"/>
                      <w:szCs w:val="20"/>
                    </w:rPr>
                    <w:t xml:space="preserve"> Questions in total);</w:t>
                  </w:r>
                </w:p>
                <w:p w14:paraId="3D897CCC" w14:textId="77777777" w:rsidR="00903BCB" w:rsidRDefault="00903BCB" w:rsidP="00E12F1B">
                  <w:pPr>
                    <w:pStyle w:val="TableParagraph"/>
                    <w:tabs>
                      <w:tab w:val="left" w:pos="133"/>
                      <w:tab w:val="left" w:pos="223"/>
                    </w:tabs>
                    <w:spacing w:before="1"/>
                    <w:ind w:right="13"/>
                    <w:jc w:val="both"/>
                    <w:rPr>
                      <w:rFonts w:ascii="Calibri Light" w:hAnsi="Calibri Light" w:cstheme="minorHAnsi"/>
                      <w:noProof/>
                      <w:sz w:val="20"/>
                      <w:szCs w:val="20"/>
                    </w:rPr>
                  </w:pPr>
                </w:p>
                <w:p w14:paraId="0D4AAB4C" w14:textId="77777777" w:rsidR="00903BCB" w:rsidRDefault="00903BCB" w:rsidP="00E12F1B">
                  <w:pPr>
                    <w:pStyle w:val="TableParagraph"/>
                    <w:tabs>
                      <w:tab w:val="left" w:pos="133"/>
                      <w:tab w:val="left" w:pos="223"/>
                    </w:tabs>
                    <w:spacing w:before="1"/>
                    <w:ind w:right="13"/>
                    <w:jc w:val="both"/>
                    <w:rPr>
                      <w:rFonts w:ascii="Calibri Light" w:hAnsi="Calibri Light" w:cstheme="minorHAnsi"/>
                      <w:noProof/>
                      <w:sz w:val="20"/>
                      <w:szCs w:val="20"/>
                    </w:rPr>
                  </w:pPr>
                  <w:r w:rsidRPr="00C72328">
                    <w:rPr>
                      <w:rFonts w:ascii="Calibri Light" w:hAnsi="Calibri Light" w:cstheme="minorHAnsi"/>
                      <w:noProof/>
                      <w:sz w:val="20"/>
                      <w:szCs w:val="20"/>
                    </w:rPr>
                    <w:t>The final exam will be composed of multiple-choice and essay type of questions, True/False and problem solving, or combination of all above mentioned.</w:t>
                  </w:r>
                </w:p>
                <w:p w14:paraId="2ACC1F28" w14:textId="77777777" w:rsidR="00903BCB" w:rsidRDefault="00903BCB" w:rsidP="00E12F1B">
                  <w:pPr>
                    <w:pStyle w:val="TableParagraph"/>
                    <w:tabs>
                      <w:tab w:val="left" w:pos="133"/>
                      <w:tab w:val="left" w:pos="223"/>
                    </w:tabs>
                    <w:spacing w:before="1"/>
                    <w:ind w:right="13"/>
                    <w:jc w:val="both"/>
                    <w:rPr>
                      <w:rFonts w:ascii="Calibri Light" w:hAnsi="Calibri Light" w:cstheme="minorHAnsi"/>
                      <w:noProof/>
                      <w:sz w:val="20"/>
                      <w:szCs w:val="20"/>
                    </w:rPr>
                  </w:pPr>
                </w:p>
                <w:p w14:paraId="12128A45" w14:textId="73D41719" w:rsidR="00903BCB" w:rsidRPr="00C72328" w:rsidRDefault="00903BCB" w:rsidP="00E12F1B">
                  <w:pPr>
                    <w:pStyle w:val="TableParagraph"/>
                    <w:tabs>
                      <w:tab w:val="left" w:pos="133"/>
                      <w:tab w:val="left" w:pos="223"/>
                    </w:tabs>
                    <w:spacing w:before="1"/>
                    <w:ind w:right="13"/>
                    <w:jc w:val="both"/>
                    <w:rPr>
                      <w:rFonts w:ascii="Calibri Light" w:hAnsi="Calibri Light" w:cstheme="minorHAnsi"/>
                      <w:noProof/>
                      <w:sz w:val="20"/>
                      <w:szCs w:val="20"/>
                    </w:rPr>
                  </w:pPr>
                  <w:r w:rsidRPr="00903BCB">
                    <w:rPr>
                      <w:rFonts w:ascii="Calibri Light" w:hAnsi="Calibri Light" w:cstheme="minorHAnsi"/>
                      <w:noProof/>
                      <w:sz w:val="20"/>
                      <w:szCs w:val="20"/>
                    </w:rPr>
                    <w:t xml:space="preserve">Also includes </w:t>
                  </w:r>
                  <w:r w:rsidRPr="00C72328">
                    <w:rPr>
                      <w:rFonts w:ascii="Calibri Light" w:hAnsi="Calibri Light" w:cstheme="minorHAnsi"/>
                      <w:noProof/>
                      <w:sz w:val="20"/>
                      <w:szCs w:val="20"/>
                    </w:rPr>
                    <w:t>Problems</w:t>
                  </w:r>
                  <w:r w:rsidRPr="00C72328">
                    <w:rPr>
                      <w:rFonts w:ascii="Calibri Light" w:hAnsi="Calibri Light" w:cstheme="minorHAnsi"/>
                      <w:noProof/>
                      <w:spacing w:val="1"/>
                      <w:sz w:val="20"/>
                      <w:szCs w:val="20"/>
                    </w:rPr>
                    <w:t xml:space="preserve"> </w:t>
                  </w:r>
                  <w:r w:rsidRPr="00C72328">
                    <w:rPr>
                      <w:rFonts w:ascii="Calibri Light" w:hAnsi="Calibri Light" w:cstheme="minorHAnsi"/>
                      <w:noProof/>
                      <w:sz w:val="20"/>
                      <w:szCs w:val="20"/>
                    </w:rPr>
                    <w:t>and</w:t>
                  </w:r>
                  <w:r w:rsidRPr="00C72328">
                    <w:rPr>
                      <w:rFonts w:ascii="Calibri Light" w:hAnsi="Calibri Light" w:cstheme="minorHAnsi"/>
                      <w:noProof/>
                      <w:spacing w:val="1"/>
                      <w:sz w:val="20"/>
                      <w:szCs w:val="20"/>
                    </w:rPr>
                    <w:t xml:space="preserve"> Applications</w:t>
                  </w:r>
                  <w:r>
                    <w:rPr>
                      <w:rFonts w:ascii="Calibri Light" w:hAnsi="Calibri Light" w:cstheme="minorHAnsi"/>
                      <w:noProof/>
                      <w:spacing w:val="1"/>
                      <w:sz w:val="20"/>
                      <w:szCs w:val="20"/>
                    </w:rPr>
                    <w:t>.</w:t>
                  </w:r>
                </w:p>
              </w:tc>
            </w:tr>
          </w:tbl>
          <w:p w14:paraId="59AF97F7" w14:textId="77777777" w:rsidR="00E12F1B" w:rsidRDefault="00E12F1B" w:rsidP="00354241">
            <w:pPr>
              <w:pStyle w:val="TableParagraph"/>
              <w:ind w:right="94"/>
              <w:jc w:val="both"/>
              <w:rPr>
                <w:rFonts w:ascii="Calibri Light" w:hAnsi="Calibri Light" w:cstheme="minorHAnsi"/>
                <w:noProof/>
                <w:sz w:val="20"/>
                <w:szCs w:val="20"/>
              </w:rPr>
            </w:pPr>
          </w:p>
          <w:p w14:paraId="7E94C80C" w14:textId="0CAB58F0" w:rsidR="00E12F1B" w:rsidRPr="00E12F1B" w:rsidRDefault="00E12F1B" w:rsidP="00E12F1B">
            <w:pPr>
              <w:ind w:left="75"/>
              <w:rPr>
                <w:rFonts w:ascii="Calibri Light" w:eastAsia="Times New Roman" w:hAnsi="Calibri Light" w:cstheme="minorHAnsi"/>
                <w:b/>
                <w:color w:val="000000"/>
                <w:sz w:val="20"/>
                <w:szCs w:val="20"/>
                <w:u w:val="single"/>
              </w:rPr>
            </w:pPr>
            <w:r>
              <w:rPr>
                <w:rFonts w:ascii="Calibri Light" w:hAnsi="Calibri Light" w:cstheme="minorHAnsi"/>
                <w:noProof/>
                <w:sz w:val="20"/>
                <w:szCs w:val="20"/>
              </w:rPr>
              <w:t xml:space="preserve"> </w:t>
            </w:r>
            <w:r w:rsidRPr="00C72328">
              <w:rPr>
                <w:rFonts w:ascii="Calibri Light" w:eastAsia="Times New Roman" w:hAnsi="Calibri Light" w:cstheme="minorHAnsi"/>
                <w:b/>
                <w:color w:val="000000"/>
                <w:sz w:val="20"/>
                <w:szCs w:val="20"/>
                <w:u w:val="single"/>
              </w:rPr>
              <w:t>Make up Policy: Students are not allowed to make up any assignments (case studies, report presentations, quizzes, midterm exam, etc.).</w:t>
            </w:r>
          </w:p>
          <w:p w14:paraId="1F822EDB" w14:textId="6AE8C32F" w:rsidR="00E12F1B" w:rsidRPr="00C72328" w:rsidRDefault="00E12F1B" w:rsidP="00354241">
            <w:pPr>
              <w:pStyle w:val="TableParagraph"/>
              <w:ind w:right="94"/>
              <w:jc w:val="both"/>
              <w:rPr>
                <w:rFonts w:ascii="Calibri Light" w:hAnsi="Calibri Light" w:cstheme="minorHAnsi"/>
                <w:noProof/>
                <w:sz w:val="20"/>
                <w:szCs w:val="20"/>
              </w:rPr>
            </w:pPr>
          </w:p>
        </w:tc>
      </w:tr>
    </w:tbl>
    <w:tbl>
      <w:tblPr>
        <w:tblpPr w:leftFromText="180" w:rightFromText="180" w:vertAnchor="text" w:horzAnchor="margin" w:tblpY="371"/>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2070"/>
        <w:gridCol w:w="8100"/>
      </w:tblGrid>
      <w:tr w:rsidR="001479A1" w:rsidRPr="00FE08B1" w14:paraId="412DD274" w14:textId="77777777" w:rsidTr="00E12F1B">
        <w:trPr>
          <w:trHeight w:val="323"/>
        </w:trPr>
        <w:tc>
          <w:tcPr>
            <w:tcW w:w="10705" w:type="dxa"/>
            <w:gridSpan w:val="3"/>
            <w:shd w:val="clear" w:color="auto" w:fill="F1F1F1"/>
          </w:tcPr>
          <w:p w14:paraId="26630E71" w14:textId="77777777" w:rsidR="001479A1" w:rsidRPr="00FE08B1" w:rsidRDefault="001479A1" w:rsidP="001479A1">
            <w:pPr>
              <w:pStyle w:val="TableParagraph"/>
              <w:spacing w:before="18" w:line="285" w:lineRule="exact"/>
              <w:ind w:left="2669" w:right="2662"/>
              <w:jc w:val="center"/>
              <w:rPr>
                <w:rFonts w:ascii="Calibri Light" w:hAnsi="Calibri Light" w:cstheme="minorHAnsi"/>
                <w:b/>
                <w:noProof/>
              </w:rPr>
            </w:pPr>
            <w:r w:rsidRPr="00FE08B1">
              <w:rPr>
                <w:rFonts w:ascii="Calibri Light" w:hAnsi="Calibri Light" w:cstheme="minorHAnsi"/>
                <w:b/>
                <w:noProof/>
                <w:spacing w:val="-1"/>
              </w:rPr>
              <w:lastRenderedPageBreak/>
              <w:t>C</w:t>
            </w:r>
            <w:r w:rsidRPr="00FE08B1">
              <w:rPr>
                <w:rFonts w:ascii="Calibri Light" w:hAnsi="Calibri Light" w:cstheme="minorHAnsi"/>
                <w:b/>
                <w:noProof/>
                <w:spacing w:val="-1"/>
                <w:sz w:val="18"/>
                <w:szCs w:val="18"/>
              </w:rPr>
              <w:t>OURSE</w:t>
            </w:r>
            <w:r w:rsidRPr="00FE08B1">
              <w:rPr>
                <w:rFonts w:ascii="Calibri Light" w:hAnsi="Calibri Light" w:cstheme="minorHAnsi"/>
                <w:b/>
                <w:noProof/>
                <w:spacing w:val="-2"/>
                <w:sz w:val="18"/>
                <w:szCs w:val="18"/>
              </w:rPr>
              <w:t xml:space="preserve"> </w:t>
            </w:r>
            <w:r w:rsidRPr="00FE08B1">
              <w:rPr>
                <w:rFonts w:ascii="Calibri Light" w:hAnsi="Calibri Light" w:cstheme="minorHAnsi"/>
                <w:b/>
                <w:noProof/>
              </w:rPr>
              <w:t>D</w:t>
            </w:r>
            <w:r w:rsidRPr="00FE08B1">
              <w:rPr>
                <w:rFonts w:ascii="Calibri Light" w:hAnsi="Calibri Light" w:cstheme="minorHAnsi"/>
                <w:b/>
                <w:noProof/>
                <w:sz w:val="18"/>
                <w:szCs w:val="18"/>
              </w:rPr>
              <w:t>ESCRIPTION</w:t>
            </w:r>
            <w:r w:rsidRPr="00FE08B1">
              <w:rPr>
                <w:rFonts w:ascii="Calibri Light" w:hAnsi="Calibri Light" w:cstheme="minorHAnsi"/>
                <w:b/>
                <w:noProof/>
                <w:spacing w:val="-1"/>
                <w:sz w:val="18"/>
                <w:szCs w:val="18"/>
              </w:rPr>
              <w:t xml:space="preserve"> </w:t>
            </w:r>
            <w:r w:rsidRPr="00FE08B1">
              <w:rPr>
                <w:rFonts w:ascii="Calibri Light" w:hAnsi="Calibri Light" w:cstheme="minorHAnsi"/>
                <w:b/>
                <w:noProof/>
              </w:rPr>
              <w:t>|</w:t>
            </w:r>
            <w:r w:rsidRPr="00FE08B1">
              <w:rPr>
                <w:rFonts w:ascii="Calibri Light" w:hAnsi="Calibri Light" w:cstheme="minorHAnsi"/>
                <w:b/>
                <w:noProof/>
                <w:spacing w:val="-13"/>
              </w:rPr>
              <w:t xml:space="preserve"> </w:t>
            </w:r>
            <w:r w:rsidRPr="00FE08B1">
              <w:rPr>
                <w:rFonts w:ascii="Calibri Light" w:hAnsi="Calibri Light" w:cstheme="minorHAnsi"/>
                <w:b/>
                <w:noProof/>
              </w:rPr>
              <w:t>სასწავლო</w:t>
            </w:r>
            <w:r w:rsidRPr="00FE08B1">
              <w:rPr>
                <w:rFonts w:ascii="Calibri Light" w:hAnsi="Calibri Light" w:cstheme="minorHAnsi"/>
                <w:b/>
                <w:noProof/>
                <w:spacing w:val="-10"/>
              </w:rPr>
              <w:t xml:space="preserve"> </w:t>
            </w:r>
            <w:r w:rsidRPr="00FE08B1">
              <w:rPr>
                <w:rFonts w:ascii="Calibri Light" w:hAnsi="Calibri Light" w:cstheme="minorHAnsi"/>
                <w:b/>
                <w:noProof/>
              </w:rPr>
              <w:t>კურსის</w:t>
            </w:r>
            <w:r w:rsidRPr="00FE08B1">
              <w:rPr>
                <w:rFonts w:ascii="Calibri Light" w:hAnsi="Calibri Light" w:cstheme="minorHAnsi"/>
                <w:b/>
                <w:noProof/>
                <w:spacing w:val="-9"/>
              </w:rPr>
              <w:t xml:space="preserve"> </w:t>
            </w:r>
            <w:r w:rsidRPr="00FE08B1">
              <w:rPr>
                <w:rFonts w:ascii="Calibri Light" w:hAnsi="Calibri Light" w:cstheme="minorHAnsi"/>
                <w:b/>
                <w:noProof/>
              </w:rPr>
              <w:t>აღწერილობა</w:t>
            </w:r>
          </w:p>
        </w:tc>
      </w:tr>
      <w:tr w:rsidR="001479A1" w:rsidRPr="00FE08B1" w14:paraId="552B5B9D" w14:textId="77777777" w:rsidTr="000E2B22">
        <w:trPr>
          <w:trHeight w:val="577"/>
        </w:trPr>
        <w:tc>
          <w:tcPr>
            <w:tcW w:w="535" w:type="dxa"/>
            <w:tcBorders>
              <w:right w:val="single" w:sz="6" w:space="0" w:color="000000"/>
            </w:tcBorders>
            <w:shd w:val="clear" w:color="auto" w:fill="F1F1F1"/>
            <w:vAlign w:val="center"/>
          </w:tcPr>
          <w:p w14:paraId="15EF77F9" w14:textId="77777777" w:rsidR="001479A1" w:rsidRPr="00E12F1B" w:rsidRDefault="001479A1" w:rsidP="00AA70B8">
            <w:pPr>
              <w:pStyle w:val="TableParagraph"/>
              <w:spacing w:before="145"/>
              <w:ind w:left="107"/>
              <w:rPr>
                <w:rFonts w:ascii="Calibri Light" w:hAnsi="Calibri Light" w:cstheme="minorHAnsi"/>
                <w:noProof/>
                <w:sz w:val="20"/>
                <w:szCs w:val="20"/>
              </w:rPr>
            </w:pPr>
            <w:r w:rsidRPr="00E12F1B">
              <w:rPr>
                <w:rFonts w:ascii="Calibri Light" w:hAnsi="Calibri Light" w:cstheme="minorHAnsi"/>
                <w:noProof/>
                <w:sz w:val="20"/>
                <w:szCs w:val="20"/>
              </w:rPr>
              <w:t>3.</w:t>
            </w:r>
          </w:p>
        </w:tc>
        <w:tc>
          <w:tcPr>
            <w:tcW w:w="2070" w:type="dxa"/>
            <w:tcBorders>
              <w:left w:val="single" w:sz="6" w:space="0" w:color="000000"/>
            </w:tcBorders>
            <w:shd w:val="clear" w:color="auto" w:fill="F1F1F1"/>
            <w:vAlign w:val="center"/>
          </w:tcPr>
          <w:p w14:paraId="1EDA380B" w14:textId="77777777" w:rsidR="001479A1" w:rsidRPr="00E12F1B" w:rsidRDefault="001479A1" w:rsidP="00AA70B8">
            <w:pPr>
              <w:pStyle w:val="TableParagraph"/>
              <w:spacing w:line="289" w:lineRule="exact"/>
              <w:ind w:left="105"/>
              <w:rPr>
                <w:rFonts w:ascii="Calibri Light" w:hAnsi="Calibri Light" w:cstheme="minorHAnsi"/>
                <w:noProof/>
                <w:sz w:val="20"/>
                <w:szCs w:val="20"/>
              </w:rPr>
            </w:pPr>
            <w:r w:rsidRPr="00E12F1B">
              <w:rPr>
                <w:rFonts w:ascii="Calibri Light" w:hAnsi="Calibri Light" w:cstheme="minorHAnsi"/>
                <w:noProof/>
                <w:sz w:val="20"/>
                <w:szCs w:val="20"/>
              </w:rPr>
              <w:t>Prerequisites</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w:t>
            </w:r>
          </w:p>
          <w:p w14:paraId="34A4B465" w14:textId="77777777" w:rsidR="001479A1" w:rsidRPr="00E12F1B" w:rsidRDefault="001479A1" w:rsidP="00AA70B8">
            <w:pPr>
              <w:pStyle w:val="TableParagraph"/>
              <w:spacing w:line="269" w:lineRule="exact"/>
              <w:ind w:left="105"/>
              <w:rPr>
                <w:rFonts w:ascii="Calibri Light" w:hAnsi="Calibri Light" w:cstheme="minorHAnsi"/>
                <w:noProof/>
                <w:sz w:val="20"/>
                <w:szCs w:val="20"/>
              </w:rPr>
            </w:pPr>
            <w:r w:rsidRPr="00E12F1B">
              <w:rPr>
                <w:rFonts w:ascii="Calibri Light" w:hAnsi="Calibri Light" w:cstheme="minorHAnsi"/>
                <w:noProof/>
                <w:sz w:val="20"/>
                <w:szCs w:val="20"/>
              </w:rPr>
              <w:t>წინაპირობები</w:t>
            </w:r>
          </w:p>
        </w:tc>
        <w:tc>
          <w:tcPr>
            <w:tcW w:w="8100" w:type="dxa"/>
          </w:tcPr>
          <w:p w14:paraId="2DA95B96" w14:textId="77777777" w:rsidR="001479A1" w:rsidRPr="00E12F1B" w:rsidRDefault="001479A1" w:rsidP="001479A1">
            <w:pPr>
              <w:pStyle w:val="TableParagraph"/>
              <w:spacing w:before="145"/>
              <w:ind w:left="107"/>
              <w:rPr>
                <w:rFonts w:ascii="Calibri Light" w:hAnsi="Calibri Light" w:cstheme="minorHAnsi"/>
                <w:noProof/>
                <w:sz w:val="20"/>
                <w:szCs w:val="20"/>
              </w:rPr>
            </w:pPr>
            <w:r w:rsidRPr="00E12F1B">
              <w:rPr>
                <w:rFonts w:ascii="Calibri Light" w:hAnsi="Calibri Light" w:cstheme="minorHAnsi"/>
                <w:noProof/>
                <w:sz w:val="20"/>
                <w:szCs w:val="20"/>
              </w:rPr>
              <w:t xml:space="preserve">Management Science </w:t>
            </w:r>
          </w:p>
        </w:tc>
      </w:tr>
      <w:tr w:rsidR="001479A1" w:rsidRPr="00FE08B1" w14:paraId="1632DBCA" w14:textId="77777777" w:rsidTr="000E2B22">
        <w:trPr>
          <w:trHeight w:val="791"/>
        </w:trPr>
        <w:tc>
          <w:tcPr>
            <w:tcW w:w="535" w:type="dxa"/>
            <w:tcBorders>
              <w:right w:val="single" w:sz="6" w:space="0" w:color="000000"/>
            </w:tcBorders>
            <w:shd w:val="clear" w:color="auto" w:fill="F1F1F1"/>
            <w:vAlign w:val="center"/>
          </w:tcPr>
          <w:p w14:paraId="2451B0E0" w14:textId="77777777" w:rsidR="001479A1" w:rsidRPr="00E12F1B" w:rsidRDefault="001479A1" w:rsidP="00AA70B8">
            <w:pPr>
              <w:pStyle w:val="TableParagraph"/>
              <w:spacing w:before="1"/>
              <w:ind w:left="107"/>
              <w:rPr>
                <w:rFonts w:ascii="Calibri Light" w:hAnsi="Calibri Light" w:cstheme="minorHAnsi"/>
                <w:noProof/>
                <w:sz w:val="20"/>
                <w:szCs w:val="20"/>
              </w:rPr>
            </w:pPr>
            <w:r w:rsidRPr="00E12F1B">
              <w:rPr>
                <w:rFonts w:ascii="Calibri Light" w:hAnsi="Calibri Light" w:cstheme="minorHAnsi"/>
                <w:noProof/>
                <w:sz w:val="20"/>
                <w:szCs w:val="20"/>
              </w:rPr>
              <w:t>4.</w:t>
            </w:r>
          </w:p>
        </w:tc>
        <w:tc>
          <w:tcPr>
            <w:tcW w:w="2070" w:type="dxa"/>
            <w:tcBorders>
              <w:left w:val="single" w:sz="6" w:space="0" w:color="000000"/>
            </w:tcBorders>
            <w:shd w:val="clear" w:color="auto" w:fill="F1F1F1"/>
            <w:vAlign w:val="center"/>
          </w:tcPr>
          <w:p w14:paraId="6CFB4F86" w14:textId="77777777" w:rsidR="001479A1" w:rsidRPr="00E12F1B" w:rsidRDefault="001479A1" w:rsidP="00AA70B8">
            <w:pPr>
              <w:pStyle w:val="TableParagraph"/>
              <w:spacing w:before="107"/>
              <w:ind w:left="105"/>
              <w:rPr>
                <w:rFonts w:ascii="Calibri Light" w:hAnsi="Calibri Light" w:cstheme="minorHAnsi"/>
                <w:noProof/>
                <w:sz w:val="20"/>
                <w:szCs w:val="20"/>
              </w:rPr>
            </w:pPr>
            <w:r w:rsidRPr="00E12F1B">
              <w:rPr>
                <w:rFonts w:ascii="Calibri Light" w:hAnsi="Calibri Light" w:cstheme="minorHAnsi"/>
                <w:noProof/>
                <w:sz w:val="20"/>
                <w:szCs w:val="20"/>
              </w:rPr>
              <w:t>Learning</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Objectives</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w:t>
            </w:r>
          </w:p>
          <w:p w14:paraId="0026B2D5" w14:textId="77777777" w:rsidR="001479A1" w:rsidRPr="00E12F1B" w:rsidRDefault="001479A1" w:rsidP="00AA70B8">
            <w:pPr>
              <w:pStyle w:val="TableParagraph"/>
              <w:ind w:left="105"/>
              <w:rPr>
                <w:rFonts w:ascii="Calibri Light" w:hAnsi="Calibri Light" w:cstheme="minorHAnsi"/>
                <w:noProof/>
                <w:sz w:val="20"/>
                <w:szCs w:val="20"/>
              </w:rPr>
            </w:pPr>
            <w:r w:rsidRPr="00E12F1B">
              <w:rPr>
                <w:rFonts w:ascii="Calibri Light" w:hAnsi="Calibri Light" w:cstheme="minorHAnsi"/>
                <w:noProof/>
                <w:sz w:val="20"/>
                <w:szCs w:val="20"/>
              </w:rPr>
              <w:t>სწავლის</w:t>
            </w:r>
            <w:r w:rsidRPr="00E12F1B">
              <w:rPr>
                <w:rFonts w:ascii="Calibri Light" w:hAnsi="Calibri Light" w:cstheme="minorHAnsi"/>
                <w:noProof/>
                <w:spacing w:val="-4"/>
                <w:sz w:val="20"/>
                <w:szCs w:val="20"/>
              </w:rPr>
              <w:t xml:space="preserve"> </w:t>
            </w:r>
            <w:r w:rsidRPr="00E12F1B">
              <w:rPr>
                <w:rFonts w:ascii="Calibri Light" w:hAnsi="Calibri Light" w:cstheme="minorHAnsi"/>
                <w:noProof/>
                <w:sz w:val="20"/>
                <w:szCs w:val="20"/>
              </w:rPr>
              <w:t>მიზნები</w:t>
            </w:r>
          </w:p>
        </w:tc>
        <w:tc>
          <w:tcPr>
            <w:tcW w:w="8100" w:type="dxa"/>
          </w:tcPr>
          <w:p w14:paraId="67A73F43" w14:textId="5482EDFC" w:rsidR="001479A1" w:rsidRPr="00E12F1B" w:rsidRDefault="001479A1" w:rsidP="00E12F1B">
            <w:pPr>
              <w:pStyle w:val="TableParagraph"/>
              <w:spacing w:line="276" w:lineRule="auto"/>
              <w:ind w:left="107" w:right="89"/>
              <w:jc w:val="both"/>
              <w:rPr>
                <w:rFonts w:ascii="Calibri Light" w:hAnsi="Calibri Light" w:cstheme="minorHAnsi"/>
                <w:noProof/>
                <w:sz w:val="20"/>
                <w:szCs w:val="20"/>
                <w:lang w:eastAsia="de-DE"/>
              </w:rPr>
            </w:pPr>
            <w:r w:rsidRPr="00E12F1B">
              <w:rPr>
                <w:rFonts w:ascii="Calibri Light" w:hAnsi="Calibri Light" w:cstheme="minorHAnsi"/>
                <w:noProof/>
                <w:sz w:val="20"/>
                <w:szCs w:val="20"/>
                <w:lang w:eastAsia="de-DE"/>
              </w:rPr>
              <w:t>Principles of Project Management is an introductory course which covers basic aspects of the project management from theoretical and practical perspectives. The goal is to give students necessary knowledge and to develop skills required to manage a project including organizing, managing and leading the project team, manage conflict and lead teams to successful projec completion. The objective of the course is, much more further  for the  students to develop the ability of analysing and applying specific tools of project management. Key focus is on the managing project effectively as it includes the management of scope, time, costs, and quality, ensuring satisfying the needs for which the project was undertaken.</w:t>
            </w:r>
          </w:p>
        </w:tc>
      </w:tr>
      <w:tr w:rsidR="001479A1" w:rsidRPr="00FE08B1" w14:paraId="65171396" w14:textId="77777777" w:rsidTr="000E2B22">
        <w:trPr>
          <w:trHeight w:val="1241"/>
        </w:trPr>
        <w:tc>
          <w:tcPr>
            <w:tcW w:w="535" w:type="dxa"/>
            <w:tcBorders>
              <w:right w:val="single" w:sz="6" w:space="0" w:color="000000"/>
            </w:tcBorders>
            <w:shd w:val="clear" w:color="auto" w:fill="F1F1F1"/>
            <w:vAlign w:val="center"/>
          </w:tcPr>
          <w:p w14:paraId="38268C35" w14:textId="77777777" w:rsidR="001479A1" w:rsidRPr="00E12F1B" w:rsidRDefault="001479A1" w:rsidP="00AA70B8">
            <w:pPr>
              <w:pStyle w:val="TableParagraph"/>
              <w:rPr>
                <w:rFonts w:ascii="Calibri Light" w:hAnsi="Calibri Light" w:cstheme="minorHAnsi"/>
                <w:noProof/>
                <w:sz w:val="20"/>
                <w:szCs w:val="20"/>
              </w:rPr>
            </w:pPr>
            <w:bookmarkStart w:id="2" w:name="_Hlk83757194"/>
          </w:p>
          <w:p w14:paraId="39DD8D18" w14:textId="77777777" w:rsidR="001479A1" w:rsidRPr="00E12F1B" w:rsidRDefault="001479A1" w:rsidP="00AA70B8">
            <w:pPr>
              <w:pStyle w:val="TableParagraph"/>
              <w:rPr>
                <w:rFonts w:ascii="Calibri Light" w:hAnsi="Calibri Light" w:cstheme="minorHAnsi"/>
                <w:noProof/>
                <w:sz w:val="20"/>
                <w:szCs w:val="20"/>
              </w:rPr>
            </w:pPr>
          </w:p>
          <w:p w14:paraId="037AA245" w14:textId="77777777" w:rsidR="001479A1" w:rsidRPr="00E12F1B" w:rsidRDefault="001479A1" w:rsidP="00AA70B8">
            <w:pPr>
              <w:pStyle w:val="TableParagraph"/>
              <w:rPr>
                <w:rFonts w:ascii="Calibri Light" w:hAnsi="Calibri Light" w:cstheme="minorHAnsi"/>
                <w:noProof/>
                <w:sz w:val="20"/>
                <w:szCs w:val="20"/>
              </w:rPr>
            </w:pPr>
          </w:p>
          <w:p w14:paraId="12AFEEA9" w14:textId="77777777" w:rsidR="001479A1" w:rsidRPr="00E12F1B" w:rsidRDefault="001479A1" w:rsidP="00AA70B8">
            <w:pPr>
              <w:pStyle w:val="TableParagraph"/>
              <w:rPr>
                <w:rFonts w:ascii="Calibri Light" w:hAnsi="Calibri Light" w:cstheme="minorHAnsi"/>
                <w:noProof/>
                <w:sz w:val="20"/>
                <w:szCs w:val="20"/>
              </w:rPr>
            </w:pPr>
          </w:p>
          <w:p w14:paraId="026388B7" w14:textId="77777777" w:rsidR="001479A1" w:rsidRPr="00E12F1B" w:rsidRDefault="001479A1" w:rsidP="00AA70B8">
            <w:pPr>
              <w:pStyle w:val="TableParagraph"/>
              <w:rPr>
                <w:rFonts w:ascii="Calibri Light" w:hAnsi="Calibri Light" w:cstheme="minorHAnsi"/>
                <w:noProof/>
                <w:sz w:val="20"/>
                <w:szCs w:val="20"/>
              </w:rPr>
            </w:pPr>
          </w:p>
          <w:p w14:paraId="3F807440" w14:textId="77777777" w:rsidR="001479A1" w:rsidRPr="00E12F1B" w:rsidRDefault="001479A1" w:rsidP="00AA70B8">
            <w:pPr>
              <w:pStyle w:val="TableParagraph"/>
              <w:spacing w:before="1"/>
              <w:rPr>
                <w:rFonts w:ascii="Calibri Light" w:hAnsi="Calibri Light" w:cstheme="minorHAnsi"/>
                <w:noProof/>
                <w:sz w:val="20"/>
                <w:szCs w:val="20"/>
              </w:rPr>
            </w:pPr>
          </w:p>
          <w:p w14:paraId="3DF895B1" w14:textId="77777777" w:rsidR="001479A1" w:rsidRPr="00E12F1B" w:rsidRDefault="001479A1" w:rsidP="00AA70B8">
            <w:pPr>
              <w:pStyle w:val="TableParagraph"/>
              <w:ind w:left="107"/>
              <w:rPr>
                <w:rFonts w:ascii="Calibri Light" w:hAnsi="Calibri Light" w:cstheme="minorHAnsi"/>
                <w:noProof/>
                <w:sz w:val="20"/>
                <w:szCs w:val="20"/>
              </w:rPr>
            </w:pPr>
            <w:r w:rsidRPr="00E12F1B">
              <w:rPr>
                <w:rFonts w:ascii="Calibri Light" w:hAnsi="Calibri Light" w:cstheme="minorHAnsi"/>
                <w:noProof/>
                <w:sz w:val="20"/>
                <w:szCs w:val="20"/>
              </w:rPr>
              <w:t>5.</w:t>
            </w:r>
          </w:p>
        </w:tc>
        <w:tc>
          <w:tcPr>
            <w:tcW w:w="2070" w:type="dxa"/>
            <w:tcBorders>
              <w:left w:val="single" w:sz="6" w:space="0" w:color="000000"/>
            </w:tcBorders>
            <w:shd w:val="clear" w:color="auto" w:fill="F1F1F1"/>
            <w:vAlign w:val="center"/>
          </w:tcPr>
          <w:p w14:paraId="04937B00" w14:textId="77777777" w:rsidR="001479A1" w:rsidRPr="00E12F1B" w:rsidRDefault="001479A1" w:rsidP="00AA70B8">
            <w:pPr>
              <w:pStyle w:val="TableParagraph"/>
              <w:rPr>
                <w:rFonts w:ascii="Calibri Light" w:hAnsi="Calibri Light" w:cstheme="minorHAnsi"/>
                <w:noProof/>
                <w:sz w:val="20"/>
                <w:szCs w:val="20"/>
              </w:rPr>
            </w:pPr>
          </w:p>
          <w:p w14:paraId="28E25E5B" w14:textId="77777777" w:rsidR="001479A1" w:rsidRPr="00E12F1B" w:rsidRDefault="001479A1" w:rsidP="00AA70B8">
            <w:pPr>
              <w:pStyle w:val="TableParagraph"/>
              <w:rPr>
                <w:rFonts w:ascii="Calibri Light" w:hAnsi="Calibri Light" w:cstheme="minorHAnsi"/>
                <w:noProof/>
                <w:sz w:val="20"/>
                <w:szCs w:val="20"/>
              </w:rPr>
            </w:pPr>
          </w:p>
          <w:p w14:paraId="0F4A9B1C" w14:textId="77777777" w:rsidR="001479A1" w:rsidRPr="00E12F1B" w:rsidRDefault="001479A1" w:rsidP="00AA70B8">
            <w:pPr>
              <w:pStyle w:val="TableParagraph"/>
              <w:rPr>
                <w:rFonts w:ascii="Calibri Light" w:hAnsi="Calibri Light" w:cstheme="minorHAnsi"/>
                <w:noProof/>
                <w:sz w:val="20"/>
                <w:szCs w:val="20"/>
              </w:rPr>
            </w:pPr>
          </w:p>
          <w:p w14:paraId="3C2D30AD" w14:textId="77777777" w:rsidR="001479A1" w:rsidRPr="00E12F1B" w:rsidRDefault="001479A1" w:rsidP="00AA70B8">
            <w:pPr>
              <w:pStyle w:val="TableParagraph"/>
              <w:rPr>
                <w:rFonts w:ascii="Calibri Light" w:hAnsi="Calibri Light" w:cstheme="minorHAnsi"/>
                <w:noProof/>
                <w:sz w:val="20"/>
                <w:szCs w:val="20"/>
              </w:rPr>
            </w:pPr>
          </w:p>
          <w:p w14:paraId="2CB13CD5" w14:textId="77777777" w:rsidR="001479A1" w:rsidRPr="00E12F1B" w:rsidRDefault="001479A1" w:rsidP="00AA70B8">
            <w:pPr>
              <w:pStyle w:val="TableParagraph"/>
              <w:spacing w:before="1"/>
              <w:rPr>
                <w:rFonts w:ascii="Calibri Light" w:hAnsi="Calibri Light" w:cstheme="minorHAnsi"/>
                <w:noProof/>
                <w:sz w:val="20"/>
                <w:szCs w:val="20"/>
              </w:rPr>
            </w:pPr>
          </w:p>
          <w:p w14:paraId="26778502" w14:textId="77777777" w:rsidR="001479A1" w:rsidRPr="00E12F1B" w:rsidRDefault="001479A1" w:rsidP="00AA70B8">
            <w:pPr>
              <w:pStyle w:val="TableParagraph"/>
              <w:spacing w:line="289" w:lineRule="exact"/>
              <w:ind w:left="105"/>
              <w:rPr>
                <w:rFonts w:ascii="Calibri Light" w:hAnsi="Calibri Light" w:cstheme="minorHAnsi"/>
                <w:noProof/>
                <w:sz w:val="20"/>
                <w:szCs w:val="20"/>
              </w:rPr>
            </w:pPr>
            <w:r w:rsidRPr="00E12F1B">
              <w:rPr>
                <w:rFonts w:ascii="Calibri Light" w:hAnsi="Calibri Light" w:cstheme="minorHAnsi"/>
                <w:noProof/>
                <w:sz w:val="20"/>
                <w:szCs w:val="20"/>
              </w:rPr>
              <w:t>Learning</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Outcomes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w:t>
            </w:r>
          </w:p>
          <w:p w14:paraId="52365818" w14:textId="77777777" w:rsidR="001479A1" w:rsidRPr="00E12F1B" w:rsidRDefault="001479A1" w:rsidP="00AA70B8">
            <w:pPr>
              <w:pStyle w:val="TableParagraph"/>
              <w:spacing w:line="289" w:lineRule="exact"/>
              <w:ind w:left="105"/>
              <w:rPr>
                <w:rFonts w:ascii="Calibri Light" w:hAnsi="Calibri Light" w:cstheme="minorHAnsi"/>
                <w:noProof/>
                <w:sz w:val="20"/>
                <w:szCs w:val="20"/>
              </w:rPr>
            </w:pPr>
            <w:r w:rsidRPr="00E12F1B">
              <w:rPr>
                <w:rFonts w:ascii="Calibri Light" w:hAnsi="Calibri Light" w:cstheme="minorHAnsi"/>
                <w:noProof/>
                <w:sz w:val="20"/>
                <w:szCs w:val="20"/>
              </w:rPr>
              <w:t>სწავლის</w:t>
            </w:r>
            <w:r w:rsidRPr="00E12F1B">
              <w:rPr>
                <w:rFonts w:ascii="Calibri Light" w:hAnsi="Calibri Light" w:cstheme="minorHAnsi"/>
                <w:noProof/>
                <w:spacing w:val="51"/>
                <w:sz w:val="20"/>
                <w:szCs w:val="20"/>
              </w:rPr>
              <w:t xml:space="preserve"> </w:t>
            </w:r>
            <w:r w:rsidRPr="00E12F1B">
              <w:rPr>
                <w:rFonts w:ascii="Calibri Light" w:hAnsi="Calibri Light" w:cstheme="minorHAnsi"/>
                <w:noProof/>
                <w:sz w:val="20"/>
                <w:szCs w:val="20"/>
              </w:rPr>
              <w:t>შედეგები</w:t>
            </w:r>
          </w:p>
        </w:tc>
        <w:tc>
          <w:tcPr>
            <w:tcW w:w="8100" w:type="dxa"/>
          </w:tcPr>
          <w:p w14:paraId="66622903" w14:textId="77777777" w:rsidR="00E12F1B" w:rsidRPr="004A353D" w:rsidRDefault="00E12F1B" w:rsidP="000E2B22">
            <w:pPr>
              <w:pStyle w:val="TableParagraph"/>
              <w:tabs>
                <w:tab w:val="left" w:pos="540"/>
              </w:tabs>
              <w:spacing w:before="1"/>
              <w:ind w:left="95" w:right="87"/>
              <w:jc w:val="both"/>
              <w:rPr>
                <w:rFonts w:ascii="Calibri Light" w:hAnsi="Calibri Light" w:cs="Calibri Light"/>
                <w:noProof/>
                <w:sz w:val="20"/>
                <w:szCs w:val="20"/>
              </w:rPr>
            </w:pPr>
            <w:r w:rsidRPr="004A353D">
              <w:rPr>
                <w:rFonts w:ascii="Calibri Light" w:hAnsi="Calibri Light" w:cs="Calibri Light"/>
                <w:noProof/>
                <w:sz w:val="20"/>
                <w:szCs w:val="20"/>
              </w:rPr>
              <w:t xml:space="preserve">Regarding </w:t>
            </w:r>
            <w:r w:rsidRPr="004A353D">
              <w:rPr>
                <w:rFonts w:ascii="Calibri Light" w:hAnsi="Calibri Light" w:cs="Calibri Light"/>
                <w:b/>
                <w:bCs/>
                <w:noProof/>
                <w:sz w:val="20"/>
                <w:szCs w:val="20"/>
              </w:rPr>
              <w:t>Knowledge and Understanding</w:t>
            </w:r>
            <w:r w:rsidRPr="004A353D">
              <w:rPr>
                <w:rFonts w:ascii="Calibri Light" w:hAnsi="Calibri Light" w:cs="Calibri Light"/>
                <w:noProof/>
                <w:sz w:val="20"/>
                <w:szCs w:val="20"/>
              </w:rPr>
              <w:t xml:space="preserve"> at the end of the course Student(s) are able to:</w:t>
            </w:r>
          </w:p>
          <w:p w14:paraId="6DF64445" w14:textId="77777777" w:rsidR="001479A1" w:rsidRPr="00E12F1B" w:rsidRDefault="001479A1" w:rsidP="00392252">
            <w:pPr>
              <w:pStyle w:val="ListParagraph"/>
              <w:widowControl/>
              <w:numPr>
                <w:ilvl w:val="0"/>
                <w:numId w:val="21"/>
              </w:numPr>
              <w:autoSpaceDE/>
              <w:autoSpaceDN/>
              <w:ind w:right="87"/>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Apply PM principles and practices while maintaining high standards of practice, making ethical judgments and decisions in a respectful, and sustaining professional standing through a commitment to life-long learning;</w:t>
            </w:r>
          </w:p>
          <w:p w14:paraId="1BA5EC1A" w14:textId="77777777" w:rsidR="001479A1" w:rsidRPr="00E12F1B" w:rsidRDefault="001479A1" w:rsidP="00392252">
            <w:pPr>
              <w:pStyle w:val="ListParagraph"/>
              <w:widowControl/>
              <w:numPr>
                <w:ilvl w:val="0"/>
                <w:numId w:val="21"/>
              </w:numPr>
              <w:autoSpaceDE/>
              <w:autoSpaceDN/>
              <w:ind w:right="87"/>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Demonstrate effective use of written, verbal, and non-verbal communication, use industry terminology, write a variety of Project Management documents and plans, apply processes required to manage the communications of a project (including appropriate and timely management of project information), and use technology appropriate to the task;</w:t>
            </w:r>
          </w:p>
          <w:p w14:paraId="475F5D9D" w14:textId="77777777" w:rsidR="001479A1" w:rsidRPr="00E12F1B" w:rsidRDefault="001479A1" w:rsidP="00392252">
            <w:pPr>
              <w:pStyle w:val="ListParagraph"/>
              <w:widowControl/>
              <w:numPr>
                <w:ilvl w:val="0"/>
                <w:numId w:val="21"/>
              </w:numPr>
              <w:autoSpaceDE/>
              <w:autoSpaceDN/>
              <w:ind w:right="87"/>
              <w:contextualSpacing/>
              <w:jc w:val="both"/>
              <w:rPr>
                <w:rFonts w:ascii="Calibri Light" w:hAnsi="Calibri Light" w:cstheme="minorHAnsi"/>
                <w:noProof/>
                <w:sz w:val="20"/>
                <w:szCs w:val="20"/>
              </w:rPr>
            </w:pPr>
            <w:r w:rsidRPr="00E12F1B">
              <w:rPr>
                <w:rFonts w:ascii="Calibri Light" w:hAnsi="Calibri Light" w:cstheme="minorHAnsi"/>
                <w:noProof/>
                <w:sz w:val="20"/>
                <w:szCs w:val="20"/>
              </w:rPr>
              <w:lastRenderedPageBreak/>
              <w:t>Apply the generally recognized framework and good practices of project management within the frameworks of; the project management lexicon; organizational influences; operations; strategic planning; portfolios; programs and project life cycles;</w:t>
            </w:r>
          </w:p>
          <w:p w14:paraId="315C717D" w14:textId="26596D9A" w:rsidR="001479A1" w:rsidRPr="00E12F1B" w:rsidRDefault="001479A1" w:rsidP="00392252">
            <w:pPr>
              <w:pStyle w:val="ListParagraph"/>
              <w:widowControl/>
              <w:numPr>
                <w:ilvl w:val="0"/>
                <w:numId w:val="21"/>
              </w:numPr>
              <w:autoSpaceDE/>
              <w:autoSpaceDN/>
              <w:ind w:right="87"/>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Apply the PM processes to initiate, plan, execute, monitor and control, and close projects and to coordinate all the elements of the project</w:t>
            </w:r>
          </w:p>
          <w:p w14:paraId="427A9BBB" w14:textId="5851AB1E" w:rsidR="001479A1" w:rsidRPr="00E12F1B" w:rsidRDefault="00E12F1B" w:rsidP="000E2B22">
            <w:pPr>
              <w:pStyle w:val="TableParagraph"/>
              <w:tabs>
                <w:tab w:val="left" w:pos="540"/>
              </w:tabs>
              <w:spacing w:before="1"/>
              <w:ind w:left="95" w:right="87"/>
              <w:jc w:val="both"/>
              <w:rPr>
                <w:rFonts w:ascii="Calibri Light" w:hAnsi="Calibri Light" w:cs="Calibri Light"/>
                <w:noProof/>
                <w:sz w:val="20"/>
                <w:szCs w:val="20"/>
              </w:rPr>
            </w:pPr>
            <w:r w:rsidRPr="004A353D">
              <w:rPr>
                <w:rFonts w:ascii="Calibri Light" w:hAnsi="Calibri Light" w:cs="Calibri Light"/>
                <w:noProof/>
                <w:sz w:val="20"/>
                <w:szCs w:val="20"/>
              </w:rPr>
              <w:t xml:space="preserve">In terms of </w:t>
            </w:r>
            <w:r w:rsidRPr="004A353D">
              <w:rPr>
                <w:rFonts w:ascii="Calibri Light" w:hAnsi="Calibri Light" w:cs="Calibri Light"/>
                <w:b/>
                <w:bCs/>
                <w:noProof/>
                <w:sz w:val="20"/>
                <w:szCs w:val="20"/>
              </w:rPr>
              <w:t>Skills</w:t>
            </w:r>
            <w:r w:rsidRPr="004A353D">
              <w:rPr>
                <w:rFonts w:ascii="Calibri Light" w:hAnsi="Calibri Light" w:cs="Calibri Light"/>
                <w:noProof/>
                <w:sz w:val="20"/>
                <w:szCs w:val="20"/>
              </w:rPr>
              <w:t>, Student(s) are able to:</w:t>
            </w:r>
          </w:p>
          <w:p w14:paraId="74B52E2C" w14:textId="77777777" w:rsidR="001479A1" w:rsidRPr="00E12F1B" w:rsidRDefault="001479A1" w:rsidP="00392252">
            <w:pPr>
              <w:pStyle w:val="TableParagraph"/>
              <w:numPr>
                <w:ilvl w:val="0"/>
                <w:numId w:val="21"/>
              </w:numPr>
              <w:tabs>
                <w:tab w:val="left" w:pos="540"/>
              </w:tabs>
              <w:spacing w:before="2"/>
              <w:ind w:right="87"/>
              <w:jc w:val="both"/>
              <w:rPr>
                <w:rFonts w:ascii="Calibri Light" w:hAnsi="Calibri Light" w:cstheme="minorHAnsi"/>
                <w:noProof/>
                <w:sz w:val="20"/>
                <w:szCs w:val="20"/>
              </w:rPr>
            </w:pPr>
            <w:r w:rsidRPr="00E12F1B">
              <w:rPr>
                <w:rFonts w:ascii="Calibri Light" w:hAnsi="Calibri Light" w:cstheme="minorHAnsi"/>
                <w:noProof/>
                <w:sz w:val="20"/>
                <w:szCs w:val="20"/>
              </w:rPr>
              <w:t>Gather</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evaluate information</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based</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on</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that to</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conduct</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SWOT,</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PESTLE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and </w:t>
            </w:r>
            <w:r w:rsidRPr="00E12F1B">
              <w:rPr>
                <w:rFonts w:ascii="Calibri Light" w:hAnsi="Calibri Light" w:cstheme="minorHAnsi"/>
                <w:noProof/>
                <w:spacing w:val="-47"/>
                <w:sz w:val="20"/>
                <w:szCs w:val="20"/>
              </w:rPr>
              <w:t xml:space="preserve">                 </w:t>
            </w:r>
            <w:r w:rsidRPr="00E12F1B">
              <w:rPr>
                <w:rFonts w:ascii="Calibri Light" w:hAnsi="Calibri Light" w:cstheme="minorHAnsi"/>
                <w:noProof/>
                <w:sz w:val="20"/>
                <w:szCs w:val="20"/>
              </w:rPr>
              <w:t>SMART</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analysis.</w:t>
            </w:r>
          </w:p>
          <w:p w14:paraId="65B934A2" w14:textId="77777777" w:rsidR="001479A1" w:rsidRPr="00E12F1B" w:rsidRDefault="001479A1" w:rsidP="00392252">
            <w:pPr>
              <w:pStyle w:val="TableParagraph"/>
              <w:numPr>
                <w:ilvl w:val="0"/>
                <w:numId w:val="21"/>
              </w:numPr>
              <w:tabs>
                <w:tab w:val="left" w:pos="540"/>
              </w:tabs>
              <w:spacing w:line="262" w:lineRule="exact"/>
              <w:ind w:right="87"/>
              <w:jc w:val="both"/>
              <w:rPr>
                <w:rFonts w:ascii="Calibri Light" w:hAnsi="Calibri Light" w:cstheme="minorHAnsi"/>
                <w:noProof/>
                <w:sz w:val="20"/>
                <w:szCs w:val="20"/>
              </w:rPr>
            </w:pPr>
            <w:r w:rsidRPr="00E12F1B">
              <w:rPr>
                <w:rFonts w:ascii="Calibri Light" w:hAnsi="Calibri Light" w:cstheme="minorHAnsi"/>
                <w:noProof/>
                <w:sz w:val="20"/>
                <w:szCs w:val="20"/>
              </w:rPr>
              <w:t>Prepare</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project</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plan,</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solve</w:t>
            </w:r>
            <w:r w:rsidRPr="00E12F1B">
              <w:rPr>
                <w:rFonts w:ascii="Calibri Light" w:hAnsi="Calibri Light" w:cstheme="minorHAnsi"/>
                <w:noProof/>
                <w:spacing w:val="-3"/>
                <w:sz w:val="20"/>
                <w:szCs w:val="20"/>
              </w:rPr>
              <w:t xml:space="preserve"> specific</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project management</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problems</w:t>
            </w:r>
          </w:p>
          <w:p w14:paraId="0D25255D" w14:textId="77777777" w:rsidR="001479A1" w:rsidRPr="00E12F1B" w:rsidRDefault="001479A1" w:rsidP="00392252">
            <w:pPr>
              <w:pStyle w:val="TableParagraph"/>
              <w:numPr>
                <w:ilvl w:val="0"/>
                <w:numId w:val="21"/>
              </w:numPr>
              <w:tabs>
                <w:tab w:val="left" w:pos="540"/>
              </w:tabs>
              <w:spacing w:before="1"/>
              <w:ind w:right="87"/>
              <w:jc w:val="both"/>
              <w:rPr>
                <w:rFonts w:ascii="Calibri Light" w:hAnsi="Calibri Light" w:cstheme="minorHAnsi"/>
                <w:noProof/>
                <w:sz w:val="20"/>
                <w:szCs w:val="20"/>
              </w:rPr>
            </w:pPr>
            <w:r w:rsidRPr="00E12F1B">
              <w:rPr>
                <w:rFonts w:ascii="Calibri Light" w:hAnsi="Calibri Light" w:cstheme="minorHAnsi"/>
                <w:noProof/>
                <w:sz w:val="20"/>
                <w:szCs w:val="20"/>
              </w:rPr>
              <w:t>Produce</w:t>
            </w:r>
            <w:r w:rsidRPr="00E12F1B">
              <w:rPr>
                <w:rFonts w:ascii="Calibri Light" w:hAnsi="Calibri Light" w:cstheme="minorHAnsi"/>
                <w:noProof/>
                <w:spacing w:val="-4"/>
                <w:sz w:val="20"/>
                <w:szCs w:val="20"/>
              </w:rPr>
              <w:t xml:space="preserve"> </w:t>
            </w:r>
            <w:r w:rsidRPr="00E12F1B">
              <w:rPr>
                <w:rFonts w:ascii="Calibri Light" w:hAnsi="Calibri Light" w:cstheme="minorHAnsi"/>
                <w:noProof/>
                <w:sz w:val="20"/>
                <w:szCs w:val="20"/>
              </w:rPr>
              <w:t>liquidity,</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profitability,</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feasibility</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analysis,</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to</w:t>
            </w:r>
            <w:r w:rsidRPr="00E12F1B">
              <w:rPr>
                <w:rFonts w:ascii="Calibri Light" w:hAnsi="Calibri Light" w:cstheme="minorHAnsi"/>
                <w:noProof/>
                <w:spacing w:val="-5"/>
                <w:sz w:val="20"/>
                <w:szCs w:val="20"/>
              </w:rPr>
              <w:t xml:space="preserve"> </w:t>
            </w:r>
            <w:r w:rsidRPr="00E12F1B">
              <w:rPr>
                <w:rFonts w:ascii="Calibri Light" w:hAnsi="Calibri Light" w:cstheme="minorHAnsi"/>
                <w:noProof/>
                <w:sz w:val="20"/>
                <w:szCs w:val="20"/>
              </w:rPr>
              <w:t>calculate</w:t>
            </w:r>
            <w:r w:rsidRPr="00E12F1B">
              <w:rPr>
                <w:rFonts w:ascii="Calibri Light" w:hAnsi="Calibri Light" w:cstheme="minorHAnsi"/>
                <w:noProof/>
                <w:spacing w:val="-4"/>
                <w:sz w:val="20"/>
                <w:szCs w:val="20"/>
              </w:rPr>
              <w:t xml:space="preserve"> </w:t>
            </w:r>
            <w:r w:rsidRPr="00E12F1B">
              <w:rPr>
                <w:rFonts w:ascii="Calibri Light" w:hAnsi="Calibri Light" w:cstheme="minorHAnsi"/>
                <w:noProof/>
                <w:sz w:val="20"/>
                <w:szCs w:val="20"/>
              </w:rPr>
              <w:t>simple financial ratio.</w:t>
            </w:r>
          </w:p>
        </w:tc>
      </w:tr>
      <w:bookmarkEnd w:id="2"/>
      <w:tr w:rsidR="001479A1" w:rsidRPr="00FE08B1" w14:paraId="628A2FB3" w14:textId="77777777" w:rsidTr="000E2B22">
        <w:trPr>
          <w:trHeight w:val="3451"/>
        </w:trPr>
        <w:tc>
          <w:tcPr>
            <w:tcW w:w="535" w:type="dxa"/>
            <w:tcBorders>
              <w:right w:val="single" w:sz="6" w:space="0" w:color="000000"/>
            </w:tcBorders>
            <w:shd w:val="clear" w:color="auto" w:fill="F1F1F1"/>
            <w:vAlign w:val="center"/>
          </w:tcPr>
          <w:p w14:paraId="238C90E0" w14:textId="77777777" w:rsidR="001479A1" w:rsidRPr="00E12F1B" w:rsidRDefault="001479A1" w:rsidP="00AA70B8">
            <w:pPr>
              <w:pStyle w:val="TableParagraph"/>
              <w:ind w:left="107"/>
              <w:rPr>
                <w:rFonts w:ascii="Calibri Light" w:hAnsi="Calibri Light" w:cstheme="minorHAnsi"/>
                <w:noProof/>
                <w:sz w:val="20"/>
                <w:szCs w:val="20"/>
              </w:rPr>
            </w:pPr>
            <w:r w:rsidRPr="00E12F1B">
              <w:rPr>
                <w:rFonts w:ascii="Calibri Light" w:hAnsi="Calibri Light" w:cstheme="minorHAnsi"/>
                <w:noProof/>
                <w:sz w:val="20"/>
                <w:szCs w:val="20"/>
              </w:rPr>
              <w:lastRenderedPageBreak/>
              <w:t>6.</w:t>
            </w:r>
          </w:p>
        </w:tc>
        <w:tc>
          <w:tcPr>
            <w:tcW w:w="2070" w:type="dxa"/>
            <w:tcBorders>
              <w:left w:val="single" w:sz="6" w:space="0" w:color="000000"/>
            </w:tcBorders>
            <w:shd w:val="clear" w:color="auto" w:fill="F1F1F1"/>
            <w:vAlign w:val="center"/>
          </w:tcPr>
          <w:p w14:paraId="4266421C" w14:textId="77777777" w:rsidR="001479A1" w:rsidRPr="00E12F1B" w:rsidRDefault="001479A1" w:rsidP="00AC1A60">
            <w:pPr>
              <w:pStyle w:val="TableParagraph"/>
              <w:ind w:left="105"/>
              <w:rPr>
                <w:rFonts w:ascii="Calibri Light" w:hAnsi="Calibri Light" w:cstheme="minorHAnsi"/>
                <w:noProof/>
                <w:sz w:val="20"/>
                <w:szCs w:val="20"/>
              </w:rPr>
            </w:pPr>
            <w:r w:rsidRPr="00E12F1B">
              <w:rPr>
                <w:rFonts w:ascii="Calibri Light" w:hAnsi="Calibri Light" w:cstheme="minorHAnsi"/>
                <w:noProof/>
                <w:sz w:val="20"/>
                <w:szCs w:val="20"/>
              </w:rPr>
              <w:t>Content</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შინაარსი</w:t>
            </w:r>
          </w:p>
        </w:tc>
        <w:tc>
          <w:tcPr>
            <w:tcW w:w="8100" w:type="dxa"/>
          </w:tcPr>
          <w:p w14:paraId="68030C87" w14:textId="77777777" w:rsidR="001479A1" w:rsidRPr="00E12F1B" w:rsidRDefault="001479A1" w:rsidP="001479A1">
            <w:pPr>
              <w:pStyle w:val="TableParagraph"/>
              <w:spacing w:before="1" w:line="289" w:lineRule="exact"/>
              <w:ind w:left="107"/>
              <w:rPr>
                <w:rFonts w:ascii="Calibri Light" w:hAnsi="Calibri Light" w:cstheme="minorHAnsi"/>
                <w:noProof/>
                <w:sz w:val="20"/>
                <w:szCs w:val="20"/>
              </w:rPr>
            </w:pPr>
            <w:r w:rsidRPr="00E12F1B">
              <w:rPr>
                <w:rFonts w:ascii="Calibri Light" w:hAnsi="Calibri Light" w:cstheme="minorHAnsi"/>
                <w:noProof/>
                <w:sz w:val="20"/>
                <w:szCs w:val="20"/>
              </w:rPr>
              <w:t>Specific</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Topics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to Be</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Covered</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Include</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Following:</w:t>
            </w:r>
          </w:p>
          <w:p w14:paraId="58048782"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Introduction: Why Project Management?</w:t>
            </w:r>
          </w:p>
          <w:p w14:paraId="40CF78B8"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The Organizational Context: Strategy, Structure, and Culture</w:t>
            </w:r>
          </w:p>
          <w:p w14:paraId="7256F34C"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Project Selection and Portfolio Management</w:t>
            </w:r>
          </w:p>
          <w:p w14:paraId="0CC09D41"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Leadership and the Project Manager</w:t>
            </w:r>
          </w:p>
          <w:p w14:paraId="545D76CB"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Scope Management</w:t>
            </w:r>
          </w:p>
          <w:p w14:paraId="20A31BB8"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Project Team Building, Conflict, and Negotiation</w:t>
            </w:r>
          </w:p>
          <w:p w14:paraId="2C6B30BF"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Risk Management</w:t>
            </w:r>
          </w:p>
          <w:p w14:paraId="2739CD21"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Cost Estimation and Budgeting</w:t>
            </w:r>
          </w:p>
          <w:p w14:paraId="6F7F383D"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Project Scheduling: Networks, Duration Estimation, and Critical Path</w:t>
            </w:r>
          </w:p>
          <w:p w14:paraId="7E9D6069"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Project Scheduling: Lagging, Crashing, and Activity Networks</w:t>
            </w:r>
          </w:p>
          <w:p w14:paraId="76889DD8"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rPr>
            </w:pPr>
            <w:r w:rsidRPr="00E12F1B">
              <w:rPr>
                <w:rFonts w:ascii="Calibri Light" w:hAnsi="Calibri Light" w:cstheme="minorHAnsi"/>
                <w:noProof/>
                <w:sz w:val="20"/>
                <w:szCs w:val="20"/>
              </w:rPr>
              <w:t>Advanced Topics in Planning and Scheduling: Agile and Critical Chain</w:t>
            </w:r>
          </w:p>
          <w:p w14:paraId="721C517D"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lang w:eastAsia="de-DE"/>
              </w:rPr>
            </w:pPr>
            <w:r w:rsidRPr="00E12F1B">
              <w:rPr>
                <w:rFonts w:ascii="Calibri Light" w:hAnsi="Calibri Light" w:cstheme="minorHAnsi"/>
                <w:noProof/>
                <w:sz w:val="20"/>
                <w:szCs w:val="20"/>
              </w:rPr>
              <w:t>Resource Management</w:t>
            </w:r>
          </w:p>
          <w:p w14:paraId="436F2983" w14:textId="77777777" w:rsidR="001479A1" w:rsidRPr="00E12F1B" w:rsidRDefault="001479A1" w:rsidP="00392252">
            <w:pPr>
              <w:pStyle w:val="ListParagraph"/>
              <w:widowControl/>
              <w:numPr>
                <w:ilvl w:val="0"/>
                <w:numId w:val="12"/>
              </w:numPr>
              <w:autoSpaceDE/>
              <w:autoSpaceDN/>
              <w:contextualSpacing/>
              <w:jc w:val="both"/>
              <w:rPr>
                <w:rFonts w:ascii="Calibri Light" w:hAnsi="Calibri Light" w:cstheme="minorHAnsi"/>
                <w:noProof/>
                <w:sz w:val="20"/>
                <w:szCs w:val="20"/>
                <w:lang w:eastAsia="de-DE"/>
              </w:rPr>
            </w:pPr>
            <w:r w:rsidRPr="00E12F1B">
              <w:rPr>
                <w:rFonts w:ascii="Calibri Light" w:hAnsi="Calibri Light" w:cstheme="minorHAnsi"/>
                <w:noProof/>
                <w:sz w:val="20"/>
                <w:szCs w:val="20"/>
                <w:lang w:eastAsia="de-DE"/>
              </w:rPr>
              <w:t>Project Evaluation and Control</w:t>
            </w:r>
          </w:p>
          <w:p w14:paraId="1A985F3C" w14:textId="77777777" w:rsidR="001479A1" w:rsidRPr="00E12F1B" w:rsidRDefault="001479A1" w:rsidP="00392252">
            <w:pPr>
              <w:pStyle w:val="TableParagraph"/>
              <w:numPr>
                <w:ilvl w:val="0"/>
                <w:numId w:val="12"/>
              </w:numPr>
              <w:tabs>
                <w:tab w:val="left" w:pos="540"/>
              </w:tabs>
              <w:spacing w:before="1" w:line="244" w:lineRule="exact"/>
              <w:jc w:val="both"/>
              <w:rPr>
                <w:rFonts w:ascii="Calibri Light" w:hAnsi="Calibri Light" w:cstheme="minorHAnsi"/>
                <w:noProof/>
                <w:sz w:val="20"/>
                <w:szCs w:val="20"/>
              </w:rPr>
            </w:pPr>
            <w:r w:rsidRPr="00E12F1B">
              <w:rPr>
                <w:rFonts w:ascii="Calibri Light" w:hAnsi="Calibri Light" w:cstheme="minorHAnsi"/>
                <w:noProof/>
                <w:sz w:val="20"/>
                <w:szCs w:val="20"/>
                <w:lang w:eastAsia="de-DE"/>
              </w:rPr>
              <w:t>Project closeout and Termination</w:t>
            </w:r>
          </w:p>
        </w:tc>
      </w:tr>
      <w:tr w:rsidR="001479A1" w:rsidRPr="00FE08B1" w14:paraId="7B4EC43C" w14:textId="77777777" w:rsidTr="000E2B22">
        <w:trPr>
          <w:trHeight w:val="2240"/>
        </w:trPr>
        <w:tc>
          <w:tcPr>
            <w:tcW w:w="535" w:type="dxa"/>
            <w:tcBorders>
              <w:right w:val="single" w:sz="6" w:space="0" w:color="000000"/>
            </w:tcBorders>
            <w:shd w:val="clear" w:color="auto" w:fill="F1F1F1"/>
            <w:vAlign w:val="center"/>
          </w:tcPr>
          <w:p w14:paraId="54620A81" w14:textId="77777777" w:rsidR="001479A1" w:rsidRPr="00E12F1B" w:rsidRDefault="001479A1" w:rsidP="00AA70B8">
            <w:pPr>
              <w:pStyle w:val="TableParagraph"/>
              <w:ind w:left="107"/>
              <w:rPr>
                <w:rFonts w:ascii="Calibri Light" w:hAnsi="Calibri Light" w:cstheme="minorHAnsi"/>
                <w:noProof/>
                <w:sz w:val="20"/>
                <w:szCs w:val="20"/>
              </w:rPr>
            </w:pPr>
            <w:r w:rsidRPr="00E12F1B">
              <w:rPr>
                <w:rFonts w:ascii="Calibri Light" w:hAnsi="Calibri Light" w:cstheme="minorHAnsi"/>
                <w:noProof/>
                <w:sz w:val="20"/>
                <w:szCs w:val="20"/>
              </w:rPr>
              <w:t>7.</w:t>
            </w:r>
          </w:p>
        </w:tc>
        <w:tc>
          <w:tcPr>
            <w:tcW w:w="2070" w:type="dxa"/>
            <w:tcBorders>
              <w:left w:val="single" w:sz="6" w:space="0" w:color="000000"/>
            </w:tcBorders>
            <w:shd w:val="clear" w:color="auto" w:fill="F1F1F1"/>
            <w:vAlign w:val="center"/>
          </w:tcPr>
          <w:p w14:paraId="5B43F2C7" w14:textId="77777777" w:rsidR="001479A1" w:rsidRPr="00E12F1B" w:rsidRDefault="001479A1" w:rsidP="00AA70B8">
            <w:pPr>
              <w:pStyle w:val="TableParagraph"/>
              <w:spacing w:before="1"/>
              <w:ind w:left="105" w:right="195"/>
              <w:rPr>
                <w:rFonts w:ascii="Calibri Light" w:hAnsi="Calibri Light" w:cstheme="minorHAnsi"/>
                <w:noProof/>
                <w:sz w:val="20"/>
                <w:szCs w:val="20"/>
              </w:rPr>
            </w:pPr>
            <w:r w:rsidRPr="00E12F1B">
              <w:rPr>
                <w:rFonts w:ascii="Calibri Light" w:hAnsi="Calibri Light" w:cstheme="minorHAnsi"/>
                <w:noProof/>
                <w:sz w:val="20"/>
                <w:szCs w:val="20"/>
              </w:rPr>
              <w:t>Teaching and Learning</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Methods | სწავლებისა</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და</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სწავლის</w:t>
            </w:r>
            <w:r w:rsidRPr="00E12F1B">
              <w:rPr>
                <w:rFonts w:ascii="Calibri Light" w:hAnsi="Calibri Light" w:cstheme="minorHAnsi"/>
                <w:noProof/>
                <w:spacing w:val="-4"/>
                <w:sz w:val="20"/>
                <w:szCs w:val="20"/>
              </w:rPr>
              <w:t xml:space="preserve"> </w:t>
            </w:r>
            <w:r w:rsidRPr="00E12F1B">
              <w:rPr>
                <w:rFonts w:ascii="Calibri Light" w:hAnsi="Calibri Light" w:cstheme="minorHAnsi"/>
                <w:noProof/>
                <w:sz w:val="20"/>
                <w:szCs w:val="20"/>
              </w:rPr>
              <w:t>მეთოდები</w:t>
            </w:r>
          </w:p>
        </w:tc>
        <w:tc>
          <w:tcPr>
            <w:tcW w:w="8100" w:type="dxa"/>
          </w:tcPr>
          <w:p w14:paraId="58C5B1DB" w14:textId="77777777" w:rsidR="001479A1" w:rsidRPr="00E12F1B" w:rsidRDefault="001479A1" w:rsidP="00DF4731">
            <w:pPr>
              <w:pStyle w:val="TableParagraph"/>
              <w:ind w:left="107" w:right="87"/>
              <w:jc w:val="both"/>
              <w:rPr>
                <w:rFonts w:ascii="Calibri Light" w:hAnsi="Calibri Light" w:cstheme="minorHAnsi"/>
                <w:noProof/>
                <w:sz w:val="20"/>
                <w:szCs w:val="20"/>
              </w:rPr>
            </w:pPr>
            <w:r w:rsidRPr="00E12F1B">
              <w:rPr>
                <w:rFonts w:ascii="Calibri Light" w:hAnsi="Calibri Light" w:cstheme="minorHAnsi"/>
                <w:noProof/>
                <w:sz w:val="20"/>
                <w:szCs w:val="20"/>
              </w:rPr>
              <w:t>Teaching</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and Learning</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Methods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Include Following Formats:</w:t>
            </w:r>
          </w:p>
          <w:p w14:paraId="3344F82D" w14:textId="77777777" w:rsidR="001479A1" w:rsidRPr="00E12F1B" w:rsidRDefault="001479A1" w:rsidP="00392252">
            <w:pPr>
              <w:pStyle w:val="TableParagraph"/>
              <w:numPr>
                <w:ilvl w:val="0"/>
                <w:numId w:val="13"/>
              </w:numPr>
              <w:ind w:right="87"/>
              <w:jc w:val="both"/>
              <w:rPr>
                <w:rFonts w:ascii="Calibri Light" w:hAnsi="Calibri Light" w:cstheme="minorHAnsi"/>
                <w:noProof/>
                <w:sz w:val="20"/>
                <w:szCs w:val="20"/>
              </w:rPr>
            </w:pPr>
            <w:r w:rsidRPr="00E12F1B">
              <w:rPr>
                <w:rFonts w:ascii="Calibri Light" w:hAnsi="Calibri Light" w:cstheme="minorHAnsi"/>
                <w:b/>
                <w:bCs/>
                <w:noProof/>
                <w:sz w:val="20"/>
                <w:szCs w:val="20"/>
              </w:rPr>
              <w:t>Lecture</w:t>
            </w:r>
            <w:r w:rsidRPr="00E12F1B">
              <w:rPr>
                <w:rFonts w:ascii="Calibri Light" w:hAnsi="Calibri Light" w:cstheme="minorHAnsi"/>
                <w:noProof/>
                <w:sz w:val="20"/>
                <w:szCs w:val="20"/>
              </w:rPr>
              <w:t xml:space="preserve"> - during the lecture, I will introduce and present the subject and give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comprehensive</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overview of</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the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relevant</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topics.</w:t>
            </w:r>
          </w:p>
          <w:p w14:paraId="09A5A54B" w14:textId="099FED2A" w:rsidR="001479A1" w:rsidRPr="00E12F1B" w:rsidRDefault="001479A1" w:rsidP="00392252">
            <w:pPr>
              <w:pStyle w:val="TableParagraph"/>
              <w:numPr>
                <w:ilvl w:val="0"/>
                <w:numId w:val="13"/>
              </w:numPr>
              <w:tabs>
                <w:tab w:val="left" w:pos="272"/>
              </w:tabs>
              <w:ind w:right="87"/>
              <w:jc w:val="both"/>
              <w:rPr>
                <w:rFonts w:ascii="Calibri Light" w:hAnsi="Calibri Light" w:cstheme="minorHAnsi"/>
                <w:noProof/>
                <w:sz w:val="20"/>
                <w:szCs w:val="20"/>
              </w:rPr>
            </w:pPr>
            <w:r w:rsidRPr="00E12F1B">
              <w:rPr>
                <w:rFonts w:ascii="Calibri Light" w:hAnsi="Calibri Light" w:cstheme="minorHAnsi"/>
                <w:b/>
                <w:bCs/>
                <w:noProof/>
                <w:sz w:val="20"/>
                <w:szCs w:val="20"/>
              </w:rPr>
              <w:t xml:space="preserve">    Case Studies</w:t>
            </w:r>
            <w:r w:rsidRPr="00E12F1B">
              <w:rPr>
                <w:rFonts w:ascii="Calibri Light" w:hAnsi="Calibri Light" w:cstheme="minorHAnsi"/>
                <w:noProof/>
                <w:sz w:val="20"/>
                <w:szCs w:val="20"/>
              </w:rPr>
              <w:t xml:space="preserve"> – The use of case studies can be a very effective classroom activity</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technique.</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The</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purpose</w:t>
            </w:r>
            <w:r w:rsidRPr="00E12F1B">
              <w:rPr>
                <w:rFonts w:ascii="Calibri Light" w:hAnsi="Calibri Light" w:cstheme="minorHAnsi"/>
                <w:noProof/>
                <w:spacing w:val="-10"/>
                <w:sz w:val="20"/>
                <w:szCs w:val="20"/>
              </w:rPr>
              <w:t xml:space="preserve"> </w:t>
            </w:r>
            <w:r w:rsidRPr="00E12F1B">
              <w:rPr>
                <w:rFonts w:ascii="Calibri Light" w:hAnsi="Calibri Light" w:cstheme="minorHAnsi"/>
                <w:noProof/>
                <w:sz w:val="20"/>
                <w:szCs w:val="20"/>
              </w:rPr>
              <w:t>is</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z w:val="20"/>
                <w:szCs w:val="20"/>
              </w:rPr>
              <w:t>to</w:t>
            </w:r>
            <w:r w:rsidRPr="00E12F1B">
              <w:rPr>
                <w:rFonts w:ascii="Calibri Light" w:hAnsi="Calibri Light" w:cstheme="minorHAnsi"/>
                <w:noProof/>
                <w:spacing w:val="-10"/>
                <w:sz w:val="20"/>
                <w:szCs w:val="20"/>
              </w:rPr>
              <w:t xml:space="preserve"> </w:t>
            </w:r>
            <w:r w:rsidRPr="00E12F1B">
              <w:rPr>
                <w:rFonts w:ascii="Calibri Light" w:hAnsi="Calibri Light" w:cstheme="minorHAnsi"/>
                <w:noProof/>
                <w:sz w:val="20"/>
                <w:szCs w:val="20"/>
              </w:rPr>
              <w:t>explore</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how</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what</w:t>
            </w:r>
            <w:r w:rsidRPr="00E12F1B">
              <w:rPr>
                <w:rFonts w:ascii="Calibri Light" w:hAnsi="Calibri Light" w:cstheme="minorHAnsi"/>
                <w:noProof/>
                <w:spacing w:val="-7"/>
                <w:sz w:val="20"/>
                <w:szCs w:val="20"/>
              </w:rPr>
              <w:t xml:space="preserve"> </w:t>
            </w:r>
            <w:r w:rsidRPr="00E12F1B">
              <w:rPr>
                <w:rFonts w:ascii="Calibri Light" w:hAnsi="Calibri Light" w:cstheme="minorHAnsi"/>
                <w:noProof/>
                <w:sz w:val="20"/>
                <w:szCs w:val="20"/>
              </w:rPr>
              <w:t>you</w:t>
            </w:r>
            <w:r w:rsidRPr="00E12F1B">
              <w:rPr>
                <w:rFonts w:ascii="Calibri Light" w:hAnsi="Calibri Light" w:cstheme="minorHAnsi"/>
                <w:noProof/>
                <w:spacing w:val="-10"/>
                <w:sz w:val="20"/>
                <w:szCs w:val="20"/>
              </w:rPr>
              <w:t xml:space="preserve"> </w:t>
            </w:r>
            <w:r w:rsidRPr="00E12F1B">
              <w:rPr>
                <w:rFonts w:ascii="Calibri Light" w:hAnsi="Calibri Light" w:cstheme="minorHAnsi"/>
                <w:noProof/>
                <w:sz w:val="20"/>
                <w:szCs w:val="20"/>
              </w:rPr>
              <w:t>have</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learned,</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z w:val="20"/>
                <w:szCs w:val="20"/>
              </w:rPr>
              <w:t>applies</w:t>
            </w:r>
            <w:r w:rsidRPr="00E12F1B">
              <w:rPr>
                <w:rFonts w:ascii="Calibri Light" w:hAnsi="Calibri Light" w:cstheme="minorHAnsi"/>
                <w:noProof/>
                <w:spacing w:val="-9"/>
                <w:sz w:val="20"/>
                <w:szCs w:val="20"/>
              </w:rPr>
              <w:t xml:space="preserve"> </w:t>
            </w:r>
            <w:r w:rsidRPr="00E12F1B">
              <w:rPr>
                <w:rFonts w:ascii="Calibri Light" w:hAnsi="Calibri Light" w:cstheme="minorHAnsi"/>
                <w:noProof/>
                <w:sz w:val="20"/>
                <w:szCs w:val="20"/>
              </w:rPr>
              <w:t>to</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real</w:t>
            </w:r>
            <w:r w:rsidRPr="00E12F1B">
              <w:rPr>
                <w:rFonts w:ascii="Calibri Light" w:hAnsi="Calibri Light" w:cstheme="minorHAnsi"/>
                <w:noProof/>
                <w:spacing w:val="-9"/>
                <w:sz w:val="20"/>
                <w:szCs w:val="20"/>
              </w:rPr>
              <w:t xml:space="preserve"> </w:t>
            </w:r>
            <w:r w:rsidRPr="00E12F1B">
              <w:rPr>
                <w:rFonts w:ascii="Calibri Light" w:hAnsi="Calibri Light" w:cstheme="minorHAnsi"/>
                <w:noProof/>
                <w:sz w:val="20"/>
                <w:szCs w:val="20"/>
              </w:rPr>
              <w:t>world</w:t>
            </w:r>
            <w:r w:rsidRPr="00E12F1B">
              <w:rPr>
                <w:rFonts w:ascii="Calibri Light" w:hAnsi="Calibri Light" w:cstheme="minorHAnsi"/>
                <w:noProof/>
                <w:spacing w:val="-48"/>
                <w:sz w:val="20"/>
                <w:szCs w:val="20"/>
              </w:rPr>
              <w:t xml:space="preserve"> </w:t>
            </w:r>
            <w:r w:rsidRPr="00E12F1B">
              <w:rPr>
                <w:rFonts w:ascii="Calibri Light" w:hAnsi="Calibri Light" w:cstheme="minorHAnsi"/>
                <w:noProof/>
                <w:sz w:val="20"/>
                <w:szCs w:val="20"/>
              </w:rPr>
              <w:t>situations. Case assignments require from you to answer an open-ended question or</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pacing w:val="-1"/>
                <w:sz w:val="20"/>
                <w:szCs w:val="20"/>
              </w:rPr>
              <w:t>develop</w:t>
            </w:r>
            <w:r w:rsidRPr="00E12F1B">
              <w:rPr>
                <w:rFonts w:ascii="Calibri Light" w:hAnsi="Calibri Light" w:cstheme="minorHAnsi"/>
                <w:noProof/>
                <w:spacing w:val="-10"/>
                <w:sz w:val="20"/>
                <w:szCs w:val="20"/>
              </w:rPr>
              <w:t xml:space="preserve"> </w:t>
            </w:r>
            <w:r w:rsidRPr="00E12F1B">
              <w:rPr>
                <w:rFonts w:ascii="Calibri Light" w:hAnsi="Calibri Light" w:cstheme="minorHAnsi"/>
                <w:noProof/>
                <w:sz w:val="20"/>
                <w:szCs w:val="20"/>
              </w:rPr>
              <w:t>a</w:t>
            </w:r>
            <w:r w:rsidRPr="00E12F1B">
              <w:rPr>
                <w:rFonts w:ascii="Calibri Light" w:hAnsi="Calibri Light" w:cstheme="minorHAnsi"/>
                <w:noProof/>
                <w:spacing w:val="-10"/>
                <w:sz w:val="20"/>
                <w:szCs w:val="20"/>
              </w:rPr>
              <w:t xml:space="preserve"> </w:t>
            </w:r>
            <w:r w:rsidRPr="00E12F1B">
              <w:rPr>
                <w:rFonts w:ascii="Calibri Light" w:hAnsi="Calibri Light" w:cstheme="minorHAnsi"/>
                <w:noProof/>
                <w:sz w:val="20"/>
                <w:szCs w:val="20"/>
              </w:rPr>
              <w:t>solution</w:t>
            </w:r>
            <w:r w:rsidRPr="00E12F1B">
              <w:rPr>
                <w:rFonts w:ascii="Calibri Light" w:hAnsi="Calibri Light" w:cstheme="minorHAnsi"/>
                <w:noProof/>
                <w:spacing w:val="-10"/>
                <w:sz w:val="20"/>
                <w:szCs w:val="20"/>
              </w:rPr>
              <w:t xml:space="preserve"> </w:t>
            </w:r>
            <w:r w:rsidRPr="00E12F1B">
              <w:rPr>
                <w:rFonts w:ascii="Calibri Light" w:hAnsi="Calibri Light" w:cstheme="minorHAnsi"/>
                <w:noProof/>
                <w:sz w:val="20"/>
                <w:szCs w:val="20"/>
              </w:rPr>
              <w:t>to</w:t>
            </w:r>
            <w:r w:rsidRPr="00E12F1B">
              <w:rPr>
                <w:rFonts w:ascii="Calibri Light" w:hAnsi="Calibri Light" w:cstheme="minorHAnsi"/>
                <w:noProof/>
                <w:spacing w:val="-10"/>
                <w:sz w:val="20"/>
                <w:szCs w:val="20"/>
              </w:rPr>
              <w:t xml:space="preserve"> </w:t>
            </w:r>
            <w:r w:rsidRPr="00E12F1B">
              <w:rPr>
                <w:rFonts w:ascii="Calibri Light" w:hAnsi="Calibri Light" w:cstheme="minorHAnsi"/>
                <w:noProof/>
                <w:sz w:val="20"/>
                <w:szCs w:val="20"/>
              </w:rPr>
              <w:t>a</w:t>
            </w:r>
            <w:r w:rsidRPr="00E12F1B">
              <w:rPr>
                <w:rFonts w:ascii="Calibri Light" w:hAnsi="Calibri Light" w:cstheme="minorHAnsi"/>
                <w:noProof/>
                <w:spacing w:val="-9"/>
                <w:sz w:val="20"/>
                <w:szCs w:val="20"/>
              </w:rPr>
              <w:t xml:space="preserve"> </w:t>
            </w:r>
            <w:r w:rsidRPr="00E12F1B">
              <w:rPr>
                <w:rFonts w:ascii="Calibri Light" w:hAnsi="Calibri Light" w:cstheme="minorHAnsi"/>
                <w:noProof/>
                <w:sz w:val="20"/>
                <w:szCs w:val="20"/>
              </w:rPr>
              <w:t>problem</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z w:val="20"/>
                <w:szCs w:val="20"/>
              </w:rPr>
              <w:t>with</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multiple</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potential</w:t>
            </w:r>
            <w:r w:rsidRPr="00E12F1B">
              <w:rPr>
                <w:rFonts w:ascii="Calibri Light" w:hAnsi="Calibri Light" w:cstheme="minorHAnsi"/>
                <w:noProof/>
                <w:spacing w:val="-10"/>
                <w:sz w:val="20"/>
                <w:szCs w:val="20"/>
              </w:rPr>
              <w:t xml:space="preserve"> </w:t>
            </w:r>
            <w:r w:rsidRPr="00E12F1B">
              <w:rPr>
                <w:rFonts w:ascii="Calibri Light" w:hAnsi="Calibri Light" w:cstheme="minorHAnsi"/>
                <w:noProof/>
                <w:sz w:val="20"/>
                <w:szCs w:val="20"/>
              </w:rPr>
              <w:t>solutions.</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z w:val="20"/>
                <w:szCs w:val="20"/>
              </w:rPr>
              <w:t>In</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z w:val="20"/>
                <w:szCs w:val="20"/>
              </w:rPr>
              <w:t>addition,</w:t>
            </w:r>
            <w:r w:rsidRPr="00E12F1B">
              <w:rPr>
                <w:rFonts w:ascii="Calibri Light" w:hAnsi="Calibri Light" w:cstheme="minorHAnsi"/>
                <w:noProof/>
                <w:spacing w:val="-10"/>
                <w:sz w:val="20"/>
                <w:szCs w:val="20"/>
              </w:rPr>
              <w:t xml:space="preserve"> </w:t>
            </w:r>
            <w:r w:rsidRPr="00E12F1B">
              <w:rPr>
                <w:rFonts w:ascii="Calibri Light" w:hAnsi="Calibri Light" w:cstheme="minorHAnsi"/>
                <w:noProof/>
                <w:sz w:val="20"/>
                <w:szCs w:val="20"/>
              </w:rPr>
              <w:t>the</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case</w:t>
            </w:r>
            <w:r w:rsidRPr="00E12F1B">
              <w:rPr>
                <w:rFonts w:ascii="Calibri Light" w:hAnsi="Calibri Light" w:cstheme="minorHAnsi"/>
                <w:noProof/>
                <w:spacing w:val="-47"/>
                <w:sz w:val="20"/>
                <w:szCs w:val="20"/>
              </w:rPr>
              <w:t xml:space="preserve"> </w:t>
            </w:r>
            <w:r w:rsidRPr="00E12F1B">
              <w:rPr>
                <w:rFonts w:ascii="Calibri Light" w:hAnsi="Calibri Light" w:cstheme="minorHAnsi"/>
                <w:noProof/>
                <w:sz w:val="20"/>
                <w:szCs w:val="20"/>
              </w:rPr>
              <w:t>method gives you ability to quickly make sense of a complex problem, arrive at a</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reasonable solution, and communicate, with that solution to others in an effective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way.</w:t>
            </w:r>
          </w:p>
          <w:p w14:paraId="575A0C32" w14:textId="77777777" w:rsidR="001479A1" w:rsidRPr="00E12F1B" w:rsidRDefault="001479A1" w:rsidP="00DF4731">
            <w:pPr>
              <w:pStyle w:val="TableParagraph"/>
              <w:tabs>
                <w:tab w:val="left" w:pos="272"/>
              </w:tabs>
              <w:ind w:left="467" w:right="87"/>
              <w:jc w:val="both"/>
              <w:rPr>
                <w:rFonts w:ascii="Calibri Light" w:hAnsi="Calibri Light" w:cstheme="minorHAnsi"/>
                <w:noProof/>
                <w:sz w:val="20"/>
                <w:szCs w:val="20"/>
              </w:rPr>
            </w:pPr>
          </w:p>
          <w:p w14:paraId="32C2D523" w14:textId="77777777" w:rsidR="001479A1" w:rsidRPr="00E12F1B" w:rsidRDefault="001479A1" w:rsidP="00DF4731">
            <w:pPr>
              <w:pStyle w:val="TableParagraph"/>
              <w:tabs>
                <w:tab w:val="left" w:pos="272"/>
              </w:tabs>
              <w:ind w:left="272" w:right="87"/>
              <w:jc w:val="both"/>
              <w:rPr>
                <w:rFonts w:ascii="Calibri Light" w:hAnsi="Calibri Light" w:cstheme="minorHAnsi"/>
                <w:noProof/>
                <w:sz w:val="20"/>
                <w:szCs w:val="20"/>
              </w:rPr>
            </w:pPr>
            <w:r w:rsidRPr="00E12F1B">
              <w:rPr>
                <w:rFonts w:ascii="Calibri Light" w:hAnsi="Calibri Light" w:cstheme="minorHAnsi"/>
                <w:noProof/>
                <w:sz w:val="20"/>
                <w:szCs w:val="20"/>
              </w:rPr>
              <w:t>Case studies are tools for engaging you in research and reflective discussion.</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Sometimes,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solutions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to cases may</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be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ambiguous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but</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facilitate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creative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problem</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solving,</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coupled with</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an application of previously acquired skills.</w:t>
            </w:r>
          </w:p>
          <w:p w14:paraId="77775D9A" w14:textId="77777777" w:rsidR="001479A1" w:rsidRPr="00E12F1B" w:rsidRDefault="001479A1" w:rsidP="00DF4731">
            <w:pPr>
              <w:pStyle w:val="TableParagraph"/>
              <w:tabs>
                <w:tab w:val="left" w:pos="272"/>
              </w:tabs>
              <w:ind w:left="272" w:right="87"/>
              <w:jc w:val="both"/>
              <w:rPr>
                <w:rFonts w:ascii="Calibri Light" w:hAnsi="Calibri Light" w:cstheme="minorHAnsi"/>
                <w:noProof/>
                <w:sz w:val="20"/>
                <w:szCs w:val="20"/>
              </w:rPr>
            </w:pPr>
            <w:r w:rsidRPr="00E12F1B">
              <w:rPr>
                <w:rFonts w:ascii="Calibri Light" w:hAnsi="Calibri Light" w:cstheme="minorHAnsi"/>
                <w:noProof/>
                <w:sz w:val="20"/>
                <w:szCs w:val="20"/>
              </w:rPr>
              <w:t xml:space="preserve"> </w:t>
            </w:r>
          </w:p>
          <w:p w14:paraId="394EDE7F" w14:textId="5836B292" w:rsidR="001479A1" w:rsidRPr="00E12F1B" w:rsidRDefault="001479A1" w:rsidP="00DF4731">
            <w:pPr>
              <w:pStyle w:val="TableParagraph"/>
              <w:tabs>
                <w:tab w:val="left" w:pos="272"/>
              </w:tabs>
              <w:ind w:left="272" w:right="87"/>
              <w:jc w:val="both"/>
              <w:rPr>
                <w:rFonts w:ascii="Calibri Light" w:hAnsi="Calibri Light" w:cstheme="minorHAnsi"/>
                <w:noProof/>
                <w:sz w:val="20"/>
                <w:szCs w:val="20"/>
              </w:rPr>
            </w:pPr>
            <w:r w:rsidRPr="00E12F1B">
              <w:rPr>
                <w:rFonts w:ascii="Calibri Light" w:hAnsi="Calibri Light" w:cstheme="minorHAnsi"/>
                <w:sz w:val="20"/>
                <w:szCs w:val="20"/>
              </w:rPr>
              <w:t xml:space="preserve">During the case studies, you will be given cases within the Energy Sector and will cover a wide range of topics and challenges. Here are </w:t>
            </w:r>
            <w:r w:rsidR="00706E2E" w:rsidRPr="00E12F1B">
              <w:rPr>
                <w:rFonts w:ascii="Calibri Light" w:hAnsi="Calibri Light" w:cstheme="minorHAnsi"/>
                <w:sz w:val="20"/>
                <w:szCs w:val="20"/>
              </w:rPr>
              <w:t>a few</w:t>
            </w:r>
            <w:r w:rsidRPr="00E12F1B">
              <w:rPr>
                <w:rFonts w:ascii="Calibri Light" w:hAnsi="Calibri Light" w:cstheme="minorHAnsi"/>
                <w:sz w:val="20"/>
                <w:szCs w:val="20"/>
              </w:rPr>
              <w:t xml:space="preserve"> potential teaching cases studies within the energy sector</w:t>
            </w:r>
            <w:r w:rsidRPr="00E12F1B">
              <w:rPr>
                <w:rFonts w:ascii="Calibri Light" w:hAnsi="Calibri Light" w:cstheme="minorHAnsi"/>
                <w:noProof/>
                <w:sz w:val="20"/>
                <w:szCs w:val="20"/>
              </w:rPr>
              <w:t>:</w:t>
            </w:r>
          </w:p>
          <w:p w14:paraId="21BA8A3A" w14:textId="77777777" w:rsidR="001479A1" w:rsidRPr="00E12F1B" w:rsidRDefault="001479A1" w:rsidP="00DF4731">
            <w:pPr>
              <w:pStyle w:val="TableParagraph"/>
              <w:tabs>
                <w:tab w:val="left" w:pos="272"/>
              </w:tabs>
              <w:ind w:left="272" w:right="87"/>
              <w:jc w:val="both"/>
              <w:rPr>
                <w:rFonts w:ascii="Calibri Light" w:hAnsi="Calibri Light" w:cstheme="minorHAnsi"/>
                <w:noProof/>
                <w:sz w:val="20"/>
                <w:szCs w:val="20"/>
              </w:rPr>
            </w:pPr>
          </w:p>
          <w:p w14:paraId="0C558F9E" w14:textId="77777777" w:rsidR="001479A1" w:rsidRPr="00E12F1B" w:rsidRDefault="001479A1" w:rsidP="00DF4731">
            <w:pPr>
              <w:pStyle w:val="TableParagraph"/>
              <w:tabs>
                <w:tab w:val="left" w:pos="272"/>
              </w:tabs>
              <w:ind w:left="272" w:right="87"/>
              <w:jc w:val="both"/>
              <w:rPr>
                <w:rFonts w:ascii="Calibri Light" w:hAnsi="Calibri Light" w:cstheme="minorHAnsi"/>
                <w:sz w:val="20"/>
                <w:szCs w:val="20"/>
              </w:rPr>
            </w:pPr>
            <w:r w:rsidRPr="00E12F1B">
              <w:rPr>
                <w:rFonts w:ascii="Calibri Light" w:hAnsi="Calibri Light" w:cstheme="minorHAnsi"/>
                <w:noProof/>
                <w:sz w:val="20"/>
                <w:szCs w:val="20"/>
                <w:shd w:val="clear" w:color="auto" w:fill="DBE5F1" w:themeFill="accent1" w:themeFillTint="33"/>
              </w:rPr>
              <w:t>Renewable Energy Implementation</w:t>
            </w:r>
            <w:r w:rsidRPr="00E12F1B">
              <w:rPr>
                <w:rFonts w:ascii="Calibri Light" w:hAnsi="Calibri Light" w:cstheme="minorHAnsi"/>
                <w:noProof/>
                <w:sz w:val="20"/>
                <w:szCs w:val="20"/>
              </w:rPr>
              <w:t xml:space="preserve"> </w:t>
            </w:r>
            <w:r w:rsidRPr="00E12F1B">
              <w:rPr>
                <w:rFonts w:ascii="Calibri Light" w:hAnsi="Calibri Light" w:cstheme="minorHAnsi"/>
                <w:sz w:val="20"/>
                <w:szCs w:val="20"/>
              </w:rPr>
              <w:t>- case study focusing on the implementation of a large-scale renewable energy project (solar, wind, hydro, etc.) in a specific region. Under this topic, challenges in project planning, financing, regulatory hurdles, community engagement and technological advancements will be discussed.</w:t>
            </w:r>
          </w:p>
          <w:p w14:paraId="49734AE2" w14:textId="77777777" w:rsidR="001479A1" w:rsidRPr="00E12F1B" w:rsidRDefault="001479A1" w:rsidP="00DF4731">
            <w:pPr>
              <w:pStyle w:val="TableParagraph"/>
              <w:tabs>
                <w:tab w:val="left" w:pos="272"/>
              </w:tabs>
              <w:ind w:right="87"/>
              <w:jc w:val="both"/>
              <w:rPr>
                <w:rFonts w:ascii="Calibri Light" w:hAnsi="Calibri Light" w:cstheme="minorHAnsi"/>
                <w:sz w:val="20"/>
                <w:szCs w:val="20"/>
              </w:rPr>
            </w:pPr>
          </w:p>
          <w:p w14:paraId="670C9990" w14:textId="77777777" w:rsidR="001479A1" w:rsidRPr="00E12F1B" w:rsidRDefault="001479A1" w:rsidP="00DF4731">
            <w:pPr>
              <w:pStyle w:val="TableParagraph"/>
              <w:tabs>
                <w:tab w:val="left" w:pos="272"/>
              </w:tabs>
              <w:ind w:left="272" w:right="87"/>
              <w:jc w:val="both"/>
              <w:rPr>
                <w:rFonts w:ascii="Calibri Light" w:hAnsi="Calibri Light" w:cstheme="minorHAnsi"/>
                <w:sz w:val="20"/>
                <w:szCs w:val="20"/>
              </w:rPr>
            </w:pPr>
            <w:r w:rsidRPr="00E12F1B">
              <w:rPr>
                <w:rFonts w:ascii="Calibri Light" w:hAnsi="Calibri Light" w:cstheme="minorHAnsi"/>
                <w:sz w:val="20"/>
                <w:szCs w:val="20"/>
                <w:shd w:val="clear" w:color="auto" w:fill="DBE5F1" w:themeFill="accent1" w:themeFillTint="33"/>
              </w:rPr>
              <w:t>Energy Transition Strategies</w:t>
            </w:r>
            <w:r w:rsidRPr="00E12F1B">
              <w:rPr>
                <w:rFonts w:ascii="Calibri Light" w:hAnsi="Calibri Light" w:cstheme="minorHAnsi"/>
                <w:sz w:val="20"/>
                <w:szCs w:val="20"/>
              </w:rPr>
              <w:t xml:space="preserve"> – case study where we are analyzing a country or company’s strategy for transitioning from fossil fuels and renewable energy sources. The topics covered are policy implications, economic considerations, technological barriers, role of stakeholders. </w:t>
            </w:r>
          </w:p>
          <w:p w14:paraId="696C24DE" w14:textId="77777777" w:rsidR="001479A1" w:rsidRPr="00E12F1B" w:rsidRDefault="001479A1" w:rsidP="00DF4731">
            <w:pPr>
              <w:pStyle w:val="TableParagraph"/>
              <w:tabs>
                <w:tab w:val="left" w:pos="272"/>
              </w:tabs>
              <w:ind w:right="87"/>
              <w:jc w:val="both"/>
              <w:rPr>
                <w:rFonts w:ascii="Calibri Light" w:hAnsi="Calibri Light" w:cstheme="minorHAnsi"/>
                <w:sz w:val="20"/>
                <w:szCs w:val="20"/>
              </w:rPr>
            </w:pPr>
          </w:p>
          <w:p w14:paraId="74CF46A4" w14:textId="77777777" w:rsidR="001479A1" w:rsidRPr="00E12F1B" w:rsidRDefault="001479A1" w:rsidP="00DF4731">
            <w:pPr>
              <w:pStyle w:val="TableParagraph"/>
              <w:tabs>
                <w:tab w:val="left" w:pos="272"/>
              </w:tabs>
              <w:ind w:left="272" w:right="87"/>
              <w:jc w:val="both"/>
              <w:rPr>
                <w:rFonts w:ascii="Calibri Light" w:hAnsi="Calibri Light" w:cstheme="minorHAnsi"/>
                <w:sz w:val="20"/>
                <w:szCs w:val="20"/>
              </w:rPr>
            </w:pPr>
            <w:r w:rsidRPr="00E12F1B">
              <w:rPr>
                <w:rFonts w:ascii="Calibri Light" w:hAnsi="Calibri Light" w:cstheme="minorHAnsi"/>
                <w:sz w:val="20"/>
                <w:szCs w:val="20"/>
                <w:shd w:val="clear" w:color="auto" w:fill="DBE5F1" w:themeFill="accent1" w:themeFillTint="33"/>
              </w:rPr>
              <w:t>Energy Efficiency Initiatives</w:t>
            </w:r>
            <w:r w:rsidRPr="00E12F1B">
              <w:rPr>
                <w:rFonts w:ascii="Calibri Light" w:hAnsi="Calibri Light" w:cstheme="minorHAnsi"/>
                <w:sz w:val="20"/>
                <w:szCs w:val="20"/>
              </w:rPr>
              <w:t xml:space="preserve"> – when case study will explore a company’s efforts to enhance energy efficiency within its operations or communication endeavor to reduce energy consumption. The topics to be covered: project implementation strategies, behavioral change, technological solutions, cos-benefit analysis and sustainability of the project. </w:t>
            </w:r>
          </w:p>
          <w:p w14:paraId="4ED5F44B" w14:textId="77777777" w:rsidR="001479A1" w:rsidRPr="00E12F1B" w:rsidRDefault="001479A1" w:rsidP="00DF4731">
            <w:pPr>
              <w:pStyle w:val="TableParagraph"/>
              <w:tabs>
                <w:tab w:val="left" w:pos="272"/>
              </w:tabs>
              <w:ind w:right="87"/>
              <w:jc w:val="both"/>
              <w:rPr>
                <w:rFonts w:ascii="Calibri Light" w:hAnsi="Calibri Light" w:cstheme="minorHAnsi"/>
                <w:noProof/>
                <w:sz w:val="20"/>
                <w:szCs w:val="20"/>
              </w:rPr>
            </w:pPr>
          </w:p>
          <w:p w14:paraId="0109BEB0" w14:textId="77777777" w:rsidR="001479A1" w:rsidRPr="00E12F1B" w:rsidRDefault="001479A1" w:rsidP="00DF4731">
            <w:pPr>
              <w:pStyle w:val="TableParagraph"/>
              <w:tabs>
                <w:tab w:val="left" w:pos="272"/>
              </w:tabs>
              <w:ind w:left="272" w:right="87"/>
              <w:jc w:val="both"/>
              <w:rPr>
                <w:rFonts w:ascii="Calibri Light" w:hAnsi="Calibri Light" w:cstheme="minorHAnsi"/>
                <w:sz w:val="20"/>
                <w:szCs w:val="20"/>
              </w:rPr>
            </w:pPr>
            <w:r w:rsidRPr="00E12F1B">
              <w:rPr>
                <w:rFonts w:ascii="Calibri Light" w:hAnsi="Calibri Light" w:cstheme="minorHAnsi"/>
                <w:sz w:val="20"/>
                <w:szCs w:val="20"/>
              </w:rPr>
              <w:t xml:space="preserve">Each type of case study will offer an opportunity to explore interdisciplinary topics within the energy sector, covering technical, economic, social and environmental aspects. And all these aspects are under Project Management umbrella. </w:t>
            </w:r>
          </w:p>
          <w:p w14:paraId="6DE50674" w14:textId="77777777" w:rsidR="001479A1" w:rsidRPr="00E12F1B" w:rsidRDefault="001479A1" w:rsidP="00DF4731">
            <w:pPr>
              <w:pStyle w:val="TableParagraph"/>
              <w:tabs>
                <w:tab w:val="left" w:pos="272"/>
              </w:tabs>
              <w:ind w:right="87"/>
              <w:jc w:val="both"/>
              <w:rPr>
                <w:rFonts w:ascii="Calibri Light" w:hAnsi="Calibri Light" w:cstheme="minorHAnsi"/>
                <w:noProof/>
                <w:sz w:val="20"/>
                <w:szCs w:val="20"/>
              </w:rPr>
            </w:pPr>
          </w:p>
          <w:p w14:paraId="063589E7" w14:textId="77777777" w:rsidR="001479A1" w:rsidRPr="00E12F1B" w:rsidRDefault="001479A1" w:rsidP="00392252">
            <w:pPr>
              <w:pStyle w:val="TableParagraph"/>
              <w:numPr>
                <w:ilvl w:val="0"/>
                <w:numId w:val="13"/>
              </w:numPr>
              <w:tabs>
                <w:tab w:val="left" w:pos="272"/>
              </w:tabs>
              <w:spacing w:line="260" w:lineRule="atLeast"/>
              <w:ind w:right="87"/>
              <w:jc w:val="both"/>
              <w:rPr>
                <w:rFonts w:ascii="Calibri Light" w:hAnsi="Calibri Light" w:cstheme="minorHAnsi"/>
                <w:noProof/>
                <w:sz w:val="20"/>
                <w:szCs w:val="20"/>
              </w:rPr>
            </w:pPr>
            <w:r w:rsidRPr="00E12F1B">
              <w:rPr>
                <w:rFonts w:ascii="Calibri Light" w:hAnsi="Calibri Light" w:cstheme="minorHAnsi"/>
                <w:b/>
                <w:bCs/>
                <w:noProof/>
                <w:sz w:val="20"/>
                <w:szCs w:val="20"/>
              </w:rPr>
              <w:t>Teamwork</w:t>
            </w:r>
            <w:r w:rsidRPr="00E12F1B">
              <w:rPr>
                <w:rFonts w:ascii="Calibri Light" w:hAnsi="Calibri Light" w:cstheme="minorHAnsi"/>
                <w:b/>
                <w:bCs/>
                <w:noProof/>
                <w:spacing w:val="-6"/>
                <w:sz w:val="20"/>
                <w:szCs w:val="20"/>
              </w:rPr>
              <w:t xml:space="preserve"> </w:t>
            </w:r>
            <w:r w:rsidRPr="00E12F1B">
              <w:rPr>
                <w:rFonts w:ascii="Calibri Light" w:hAnsi="Calibri Light" w:cstheme="minorHAnsi"/>
                <w:noProof/>
                <w:sz w:val="20"/>
                <w:szCs w:val="20"/>
              </w:rPr>
              <w:t>–</w:t>
            </w:r>
            <w:r w:rsidRPr="00E12F1B">
              <w:rPr>
                <w:rFonts w:ascii="Calibri Light" w:hAnsi="Calibri Light" w:cstheme="minorHAnsi"/>
                <w:noProof/>
                <w:spacing w:val="-6"/>
                <w:sz w:val="20"/>
                <w:szCs w:val="20"/>
              </w:rPr>
              <w:t xml:space="preserve"> </w:t>
            </w:r>
            <w:r w:rsidRPr="00E12F1B">
              <w:rPr>
                <w:rFonts w:ascii="Calibri Light" w:hAnsi="Calibri Light" w:cstheme="minorHAnsi"/>
                <w:noProof/>
                <w:sz w:val="20"/>
                <w:szCs w:val="20"/>
              </w:rPr>
              <w:t>it</w:t>
            </w:r>
            <w:r w:rsidRPr="00E12F1B">
              <w:rPr>
                <w:rFonts w:ascii="Calibri Light" w:hAnsi="Calibri Light" w:cstheme="minorHAnsi"/>
                <w:noProof/>
                <w:spacing w:val="-7"/>
                <w:sz w:val="20"/>
                <w:szCs w:val="20"/>
              </w:rPr>
              <w:t xml:space="preserve"> </w:t>
            </w:r>
            <w:r w:rsidRPr="00E12F1B">
              <w:rPr>
                <w:rFonts w:ascii="Calibri Light" w:hAnsi="Calibri Light" w:cstheme="minorHAnsi"/>
                <w:noProof/>
                <w:sz w:val="20"/>
                <w:szCs w:val="20"/>
              </w:rPr>
              <w:t>is</w:t>
            </w:r>
            <w:r w:rsidRPr="00E12F1B">
              <w:rPr>
                <w:rFonts w:ascii="Calibri Light" w:hAnsi="Calibri Light" w:cstheme="minorHAnsi"/>
                <w:noProof/>
                <w:spacing w:val="-9"/>
                <w:sz w:val="20"/>
                <w:szCs w:val="20"/>
              </w:rPr>
              <w:t xml:space="preserve"> </w:t>
            </w:r>
            <w:r w:rsidRPr="00E12F1B">
              <w:rPr>
                <w:rFonts w:ascii="Calibri Light" w:hAnsi="Calibri Light" w:cstheme="minorHAnsi"/>
                <w:noProof/>
                <w:sz w:val="20"/>
                <w:szCs w:val="20"/>
              </w:rPr>
              <w:t>a</w:t>
            </w:r>
            <w:r w:rsidRPr="00E12F1B">
              <w:rPr>
                <w:rFonts w:ascii="Calibri Light" w:hAnsi="Calibri Light" w:cstheme="minorHAnsi"/>
                <w:noProof/>
                <w:spacing w:val="-5"/>
                <w:sz w:val="20"/>
                <w:szCs w:val="20"/>
              </w:rPr>
              <w:t xml:space="preserve"> </w:t>
            </w:r>
            <w:r w:rsidRPr="00E12F1B">
              <w:rPr>
                <w:rFonts w:ascii="Calibri Light" w:hAnsi="Calibri Light" w:cstheme="minorHAnsi"/>
                <w:noProof/>
                <w:sz w:val="20"/>
                <w:szCs w:val="20"/>
              </w:rPr>
              <w:t>critical</w:t>
            </w:r>
            <w:r w:rsidRPr="00E12F1B">
              <w:rPr>
                <w:rFonts w:ascii="Calibri Light" w:hAnsi="Calibri Light" w:cstheme="minorHAnsi"/>
                <w:noProof/>
                <w:spacing w:val="-6"/>
                <w:sz w:val="20"/>
                <w:szCs w:val="20"/>
              </w:rPr>
              <w:t xml:space="preserve"> </w:t>
            </w:r>
            <w:r w:rsidRPr="00E12F1B">
              <w:rPr>
                <w:rFonts w:ascii="Calibri Light" w:hAnsi="Calibri Light" w:cstheme="minorHAnsi"/>
                <w:noProof/>
                <w:sz w:val="20"/>
                <w:szCs w:val="20"/>
              </w:rPr>
              <w:t>competency,</w:t>
            </w:r>
            <w:r w:rsidRPr="00E12F1B">
              <w:rPr>
                <w:rFonts w:ascii="Calibri Light" w:hAnsi="Calibri Light" w:cstheme="minorHAnsi"/>
                <w:noProof/>
                <w:spacing w:val="-6"/>
                <w:sz w:val="20"/>
                <w:szCs w:val="20"/>
              </w:rPr>
              <w:t xml:space="preserve"> </w:t>
            </w:r>
            <w:r w:rsidRPr="00E12F1B">
              <w:rPr>
                <w:rFonts w:ascii="Calibri Light" w:hAnsi="Calibri Light" w:cstheme="minorHAnsi"/>
                <w:noProof/>
                <w:sz w:val="20"/>
                <w:szCs w:val="20"/>
              </w:rPr>
              <w:t>regardless</w:t>
            </w:r>
            <w:r w:rsidRPr="00E12F1B">
              <w:rPr>
                <w:rFonts w:ascii="Calibri Light" w:hAnsi="Calibri Light" w:cstheme="minorHAnsi"/>
                <w:noProof/>
                <w:spacing w:val="-5"/>
                <w:sz w:val="20"/>
                <w:szCs w:val="20"/>
              </w:rPr>
              <w:t xml:space="preserve"> </w:t>
            </w:r>
            <w:r w:rsidRPr="00E12F1B">
              <w:rPr>
                <w:rFonts w:ascii="Calibri Light" w:hAnsi="Calibri Light" w:cstheme="minorHAnsi"/>
                <w:noProof/>
                <w:sz w:val="20"/>
                <w:szCs w:val="20"/>
              </w:rPr>
              <w:t>of</w:t>
            </w:r>
            <w:r w:rsidRPr="00E12F1B">
              <w:rPr>
                <w:rFonts w:ascii="Calibri Light" w:hAnsi="Calibri Light" w:cstheme="minorHAnsi"/>
                <w:noProof/>
                <w:spacing w:val="-8"/>
                <w:sz w:val="20"/>
                <w:szCs w:val="20"/>
              </w:rPr>
              <w:t xml:space="preserve"> </w:t>
            </w:r>
            <w:r w:rsidRPr="00E12F1B">
              <w:rPr>
                <w:rFonts w:ascii="Calibri Light" w:hAnsi="Calibri Light" w:cstheme="minorHAnsi"/>
                <w:noProof/>
                <w:sz w:val="20"/>
                <w:szCs w:val="20"/>
              </w:rPr>
              <w:t>industry</w:t>
            </w:r>
            <w:r w:rsidRPr="00E12F1B">
              <w:rPr>
                <w:rFonts w:ascii="Calibri Light" w:hAnsi="Calibri Light" w:cstheme="minorHAnsi"/>
                <w:noProof/>
                <w:spacing w:val="-6"/>
                <w:sz w:val="20"/>
                <w:szCs w:val="20"/>
              </w:rPr>
              <w:t xml:space="preserve"> </w:t>
            </w:r>
            <w:r w:rsidRPr="00E12F1B">
              <w:rPr>
                <w:rFonts w:ascii="Calibri Light" w:hAnsi="Calibri Light" w:cstheme="minorHAnsi"/>
                <w:noProof/>
                <w:sz w:val="20"/>
                <w:szCs w:val="20"/>
              </w:rPr>
              <w:t>or</w:t>
            </w:r>
            <w:r w:rsidRPr="00E12F1B">
              <w:rPr>
                <w:rFonts w:ascii="Calibri Light" w:hAnsi="Calibri Light" w:cstheme="minorHAnsi"/>
                <w:noProof/>
                <w:spacing w:val="-7"/>
                <w:sz w:val="20"/>
                <w:szCs w:val="20"/>
              </w:rPr>
              <w:t xml:space="preserve"> </w:t>
            </w:r>
            <w:r w:rsidRPr="00E12F1B">
              <w:rPr>
                <w:rFonts w:ascii="Calibri Light" w:hAnsi="Calibri Light" w:cstheme="minorHAnsi"/>
                <w:noProof/>
                <w:sz w:val="20"/>
                <w:szCs w:val="20"/>
              </w:rPr>
              <w:t>organization.</w:t>
            </w:r>
            <w:r w:rsidRPr="00E12F1B">
              <w:rPr>
                <w:rFonts w:ascii="Calibri Light" w:hAnsi="Calibri Light" w:cstheme="minorHAnsi"/>
                <w:noProof/>
                <w:spacing w:val="-5"/>
                <w:sz w:val="20"/>
                <w:szCs w:val="20"/>
              </w:rPr>
              <w:t xml:space="preserve"> </w:t>
            </w:r>
            <w:r w:rsidRPr="00E12F1B">
              <w:rPr>
                <w:rFonts w:ascii="Calibri Light" w:hAnsi="Calibri Light" w:cstheme="minorHAnsi"/>
                <w:noProof/>
                <w:sz w:val="20"/>
                <w:szCs w:val="20"/>
              </w:rPr>
              <w:t>Start-up</w:t>
            </w:r>
            <w:r w:rsidRPr="00E12F1B">
              <w:rPr>
                <w:rFonts w:ascii="Calibri Light" w:hAnsi="Calibri Light" w:cstheme="minorHAnsi"/>
                <w:noProof/>
                <w:spacing w:val="-48"/>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entrepreneurial</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companies</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are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basically</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small</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teams</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of</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highly</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motivated</w:t>
            </w:r>
            <w:r w:rsidRPr="00E12F1B">
              <w:rPr>
                <w:rFonts w:ascii="Calibri Light" w:hAnsi="Calibri Light" w:cstheme="minorHAnsi"/>
                <w:noProof/>
                <w:spacing w:val="4"/>
                <w:sz w:val="20"/>
                <w:szCs w:val="20"/>
              </w:rPr>
              <w:t xml:space="preserve"> </w:t>
            </w:r>
            <w:r w:rsidRPr="00E12F1B">
              <w:rPr>
                <w:rFonts w:ascii="Calibri Light" w:hAnsi="Calibri Light" w:cstheme="minorHAnsi"/>
                <w:noProof/>
                <w:sz w:val="20"/>
                <w:szCs w:val="20"/>
              </w:rPr>
              <w:t>people, often with little prior business experience. You have to learn to work together, to</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maintain</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purpose</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commitment,</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to</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develop</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as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team</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members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leaders.</w:t>
            </w:r>
          </w:p>
          <w:p w14:paraId="4EF82860" w14:textId="77777777" w:rsidR="001479A1" w:rsidRPr="00E12F1B" w:rsidRDefault="001479A1" w:rsidP="00392252">
            <w:pPr>
              <w:pStyle w:val="TableParagraph"/>
              <w:numPr>
                <w:ilvl w:val="0"/>
                <w:numId w:val="13"/>
              </w:numPr>
              <w:tabs>
                <w:tab w:val="left" w:pos="272"/>
              </w:tabs>
              <w:ind w:right="87"/>
              <w:jc w:val="both"/>
              <w:rPr>
                <w:rFonts w:ascii="Calibri Light" w:hAnsi="Calibri Light" w:cstheme="minorHAnsi"/>
                <w:noProof/>
                <w:sz w:val="20"/>
                <w:szCs w:val="20"/>
              </w:rPr>
            </w:pPr>
            <w:r w:rsidRPr="00E12F1B">
              <w:rPr>
                <w:rFonts w:ascii="Calibri Light" w:hAnsi="Calibri Light" w:cstheme="minorHAnsi"/>
                <w:b/>
                <w:bCs/>
                <w:noProof/>
                <w:sz w:val="20"/>
                <w:szCs w:val="20"/>
              </w:rPr>
              <w:t>Quizzes</w:t>
            </w:r>
            <w:r w:rsidRPr="00E12F1B">
              <w:rPr>
                <w:rFonts w:ascii="Calibri Light" w:hAnsi="Calibri Light" w:cstheme="minorHAnsi"/>
                <w:noProof/>
                <w:sz w:val="20"/>
                <w:szCs w:val="20"/>
              </w:rPr>
              <w:t xml:space="preserve"> play an important role in learning and provide an array of benefits for both</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the learner and the instructor. It provides feedback to instructor and to you-students</w:t>
            </w:r>
            <w:r w:rsidRPr="00E12F1B">
              <w:rPr>
                <w:rFonts w:ascii="Calibri Light" w:hAnsi="Calibri Light" w:cstheme="minorHAnsi"/>
                <w:noProof/>
                <w:spacing w:val="-47"/>
                <w:sz w:val="20"/>
                <w:szCs w:val="20"/>
              </w:rPr>
              <w:t xml:space="preserve"> </w:t>
            </w:r>
            <w:r w:rsidRPr="00E12F1B">
              <w:rPr>
                <w:rFonts w:ascii="Calibri Light" w:hAnsi="Calibri Light" w:cstheme="minorHAnsi"/>
                <w:noProof/>
                <w:sz w:val="20"/>
                <w:szCs w:val="20"/>
              </w:rPr>
              <w:t>as</w:t>
            </w:r>
            <w:r w:rsidRPr="00E12F1B">
              <w:rPr>
                <w:rFonts w:ascii="Calibri Light" w:hAnsi="Calibri Light" w:cstheme="minorHAnsi"/>
                <w:noProof/>
                <w:spacing w:val="51"/>
                <w:sz w:val="20"/>
                <w:szCs w:val="20"/>
              </w:rPr>
              <w:t xml:space="preserve"> </w:t>
            </w:r>
            <w:r w:rsidRPr="00E12F1B">
              <w:rPr>
                <w:rFonts w:ascii="Calibri Light" w:hAnsi="Calibri Light" w:cstheme="minorHAnsi"/>
                <w:noProof/>
                <w:sz w:val="20"/>
                <w:szCs w:val="20"/>
              </w:rPr>
              <w:t xml:space="preserve">well, on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what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is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learned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or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what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is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not.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On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the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 xml:space="preserve">other  </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hand,</w:t>
            </w:r>
            <w:r w:rsidRPr="00E12F1B">
              <w:rPr>
                <w:rFonts w:ascii="Calibri Light" w:hAnsi="Calibri Light" w:cstheme="minorHAnsi"/>
                <w:noProof/>
                <w:spacing w:val="-47"/>
                <w:sz w:val="20"/>
                <w:szCs w:val="20"/>
              </w:rPr>
              <w:t xml:space="preserve"> </w:t>
            </w:r>
            <w:r w:rsidRPr="00E12F1B">
              <w:rPr>
                <w:rFonts w:ascii="Calibri Light" w:hAnsi="Calibri Light" w:cstheme="minorHAnsi"/>
                <w:noProof/>
                <w:sz w:val="20"/>
                <w:szCs w:val="20"/>
              </w:rPr>
              <w:t>frequent</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quizzes encourage you to</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study</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and to</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reduce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procrastination.</w:t>
            </w:r>
          </w:p>
          <w:p w14:paraId="2131D354" w14:textId="77777777" w:rsidR="001479A1" w:rsidRPr="00E12F1B" w:rsidRDefault="001479A1" w:rsidP="00392252">
            <w:pPr>
              <w:pStyle w:val="TableParagraph"/>
              <w:numPr>
                <w:ilvl w:val="0"/>
                <w:numId w:val="13"/>
              </w:numPr>
              <w:tabs>
                <w:tab w:val="left" w:pos="272"/>
              </w:tabs>
              <w:ind w:right="87"/>
              <w:jc w:val="both"/>
              <w:rPr>
                <w:rFonts w:ascii="Calibri Light" w:hAnsi="Calibri Light" w:cstheme="minorHAnsi"/>
                <w:noProof/>
                <w:sz w:val="20"/>
                <w:szCs w:val="20"/>
              </w:rPr>
            </w:pPr>
            <w:r w:rsidRPr="00E12F1B">
              <w:rPr>
                <w:rFonts w:ascii="Calibri Light" w:hAnsi="Calibri Light" w:cstheme="minorHAnsi"/>
                <w:b/>
                <w:bCs/>
                <w:noProof/>
                <w:sz w:val="20"/>
                <w:szCs w:val="20"/>
              </w:rPr>
              <w:t>Examination</w:t>
            </w:r>
            <w:r w:rsidRPr="00E12F1B">
              <w:rPr>
                <w:rFonts w:ascii="Calibri Light" w:hAnsi="Calibri Light" w:cstheme="minorHAnsi"/>
                <w:noProof/>
                <w:sz w:val="20"/>
                <w:szCs w:val="20"/>
              </w:rPr>
              <w:t xml:space="preserve"> will test how well you understood the knowledge of the theoretical</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frameworks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application</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of</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specific</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tools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techniques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from</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the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classes,</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textbook,</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the</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cases.</w:t>
            </w:r>
          </w:p>
          <w:p w14:paraId="0F84F8F0" w14:textId="77777777" w:rsidR="001479A1" w:rsidRPr="00E12F1B" w:rsidRDefault="001479A1" w:rsidP="00392252">
            <w:pPr>
              <w:pStyle w:val="TableParagraph"/>
              <w:numPr>
                <w:ilvl w:val="0"/>
                <w:numId w:val="13"/>
              </w:numPr>
              <w:tabs>
                <w:tab w:val="left" w:pos="272"/>
              </w:tabs>
              <w:spacing w:line="263" w:lineRule="exact"/>
              <w:ind w:right="87"/>
              <w:jc w:val="both"/>
              <w:rPr>
                <w:rFonts w:ascii="Calibri Light" w:hAnsi="Calibri Light" w:cstheme="minorHAnsi"/>
                <w:noProof/>
                <w:sz w:val="20"/>
                <w:szCs w:val="20"/>
              </w:rPr>
            </w:pPr>
            <w:r w:rsidRPr="00E12F1B">
              <w:rPr>
                <w:rFonts w:ascii="Calibri Light" w:hAnsi="Calibri Light" w:cstheme="minorHAnsi"/>
                <w:b/>
                <w:bCs/>
                <w:noProof/>
                <w:sz w:val="20"/>
                <w:szCs w:val="20"/>
              </w:rPr>
              <w:t>Seminars</w:t>
            </w:r>
            <w:r w:rsidRPr="00E12F1B">
              <w:rPr>
                <w:rFonts w:ascii="Calibri Light" w:hAnsi="Calibri Light" w:cstheme="minorHAnsi"/>
                <w:noProof/>
                <w:spacing w:val="6"/>
                <w:sz w:val="20"/>
                <w:szCs w:val="20"/>
              </w:rPr>
              <w:t xml:space="preserve"> </w:t>
            </w:r>
            <w:r w:rsidRPr="00E12F1B">
              <w:rPr>
                <w:rFonts w:ascii="Calibri Light" w:hAnsi="Calibri Light" w:cstheme="minorHAnsi"/>
                <w:noProof/>
                <w:sz w:val="20"/>
                <w:szCs w:val="20"/>
              </w:rPr>
              <w:t>are</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designed</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for</w:t>
            </w:r>
            <w:r w:rsidRPr="00E12F1B">
              <w:rPr>
                <w:rFonts w:ascii="Calibri Light" w:hAnsi="Calibri Light" w:cstheme="minorHAnsi"/>
                <w:noProof/>
                <w:spacing w:val="4"/>
                <w:sz w:val="20"/>
                <w:szCs w:val="20"/>
              </w:rPr>
              <w:t xml:space="preserve"> </w:t>
            </w:r>
            <w:r w:rsidRPr="00E12F1B">
              <w:rPr>
                <w:rFonts w:ascii="Calibri Light" w:hAnsi="Calibri Light" w:cstheme="minorHAnsi"/>
                <w:noProof/>
                <w:sz w:val="20"/>
                <w:szCs w:val="20"/>
              </w:rPr>
              <w:t>you</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to</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talk</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about</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topics</w:t>
            </w:r>
            <w:r w:rsidRPr="00E12F1B">
              <w:rPr>
                <w:rFonts w:ascii="Calibri Light" w:hAnsi="Calibri Light" w:cstheme="minorHAnsi"/>
                <w:noProof/>
                <w:spacing w:val="4"/>
                <w:sz w:val="20"/>
                <w:szCs w:val="20"/>
              </w:rPr>
              <w:t xml:space="preserve"> </w:t>
            </w:r>
            <w:r w:rsidRPr="00E12F1B">
              <w:rPr>
                <w:rFonts w:ascii="Calibri Light" w:hAnsi="Calibri Light" w:cstheme="minorHAnsi"/>
                <w:noProof/>
                <w:sz w:val="20"/>
                <w:szCs w:val="20"/>
              </w:rPr>
              <w:t>in</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the</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course</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reading</w:t>
            </w:r>
            <w:r w:rsidRPr="00E12F1B">
              <w:rPr>
                <w:rFonts w:ascii="Calibri Light" w:hAnsi="Calibri Light" w:cstheme="minorHAnsi"/>
                <w:noProof/>
                <w:spacing w:val="4"/>
                <w:sz w:val="20"/>
                <w:szCs w:val="20"/>
              </w:rPr>
              <w:t xml:space="preserve"> </w:t>
            </w:r>
            <w:r w:rsidRPr="00E12F1B">
              <w:rPr>
                <w:rFonts w:ascii="Calibri Light" w:hAnsi="Calibri Light" w:cstheme="minorHAnsi"/>
                <w:noProof/>
                <w:sz w:val="20"/>
                <w:szCs w:val="20"/>
              </w:rPr>
              <w:t>or</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lectures</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in detail,</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so</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you</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have to</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take</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an active</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part</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in the</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debate.</w:t>
            </w:r>
          </w:p>
        </w:tc>
      </w:tr>
      <w:tr w:rsidR="001479A1" w:rsidRPr="00FE08B1" w14:paraId="6E57A554" w14:textId="77777777" w:rsidTr="000E2B22">
        <w:trPr>
          <w:trHeight w:val="792"/>
        </w:trPr>
        <w:tc>
          <w:tcPr>
            <w:tcW w:w="535" w:type="dxa"/>
            <w:tcBorders>
              <w:right w:val="single" w:sz="6" w:space="0" w:color="000000"/>
            </w:tcBorders>
            <w:shd w:val="clear" w:color="auto" w:fill="F1F1F1"/>
            <w:vAlign w:val="center"/>
          </w:tcPr>
          <w:p w14:paraId="66FF9621" w14:textId="77777777" w:rsidR="001479A1" w:rsidRPr="00E12F1B" w:rsidRDefault="001479A1" w:rsidP="00AA70B8">
            <w:pPr>
              <w:pStyle w:val="TableParagraph"/>
              <w:ind w:left="107"/>
              <w:rPr>
                <w:rFonts w:ascii="Calibri Light" w:hAnsi="Calibri Light" w:cstheme="minorHAnsi"/>
                <w:noProof/>
                <w:sz w:val="20"/>
                <w:szCs w:val="20"/>
              </w:rPr>
            </w:pPr>
            <w:r w:rsidRPr="00E12F1B">
              <w:rPr>
                <w:rFonts w:ascii="Calibri Light" w:hAnsi="Calibri Light" w:cstheme="minorHAnsi"/>
                <w:noProof/>
                <w:sz w:val="20"/>
                <w:szCs w:val="20"/>
              </w:rPr>
              <w:lastRenderedPageBreak/>
              <w:t>8.</w:t>
            </w:r>
          </w:p>
        </w:tc>
        <w:tc>
          <w:tcPr>
            <w:tcW w:w="2070" w:type="dxa"/>
            <w:tcBorders>
              <w:left w:val="single" w:sz="6" w:space="0" w:color="000000"/>
            </w:tcBorders>
            <w:shd w:val="clear" w:color="auto" w:fill="F1F1F1"/>
            <w:vAlign w:val="center"/>
          </w:tcPr>
          <w:p w14:paraId="0FABB621" w14:textId="77777777" w:rsidR="001479A1" w:rsidRPr="00E12F1B" w:rsidRDefault="001479A1" w:rsidP="00AA70B8">
            <w:pPr>
              <w:pStyle w:val="TableParagraph"/>
              <w:ind w:left="105"/>
              <w:rPr>
                <w:rFonts w:ascii="Calibri Light" w:hAnsi="Calibri Light" w:cstheme="minorHAnsi"/>
                <w:noProof/>
                <w:sz w:val="20"/>
                <w:szCs w:val="20"/>
              </w:rPr>
            </w:pPr>
            <w:r w:rsidRPr="00E12F1B">
              <w:rPr>
                <w:rFonts w:ascii="Calibri Light" w:hAnsi="Calibri Light" w:cstheme="minorHAnsi"/>
                <w:noProof/>
                <w:sz w:val="20"/>
                <w:szCs w:val="20"/>
              </w:rPr>
              <w:t>Media |</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მედია</w:t>
            </w:r>
          </w:p>
        </w:tc>
        <w:tc>
          <w:tcPr>
            <w:tcW w:w="8100" w:type="dxa"/>
          </w:tcPr>
          <w:p w14:paraId="033A5E51" w14:textId="77777777" w:rsidR="001479A1" w:rsidRPr="00E12F1B" w:rsidRDefault="001479A1" w:rsidP="00DF4731">
            <w:pPr>
              <w:pStyle w:val="TableParagraph"/>
              <w:ind w:left="107" w:right="87"/>
              <w:jc w:val="both"/>
              <w:rPr>
                <w:rFonts w:ascii="Calibri Light" w:hAnsi="Calibri Light" w:cstheme="minorHAnsi"/>
                <w:noProof/>
                <w:spacing w:val="-10"/>
                <w:sz w:val="20"/>
                <w:szCs w:val="20"/>
              </w:rPr>
            </w:pPr>
            <w:r w:rsidRPr="00E12F1B">
              <w:rPr>
                <w:rFonts w:ascii="Calibri Light" w:hAnsi="Calibri Light" w:cstheme="minorHAnsi"/>
                <w:noProof/>
                <w:sz w:val="20"/>
                <w:szCs w:val="20"/>
              </w:rPr>
              <w:t>Study</w:t>
            </w:r>
            <w:r w:rsidRPr="00E12F1B">
              <w:rPr>
                <w:rFonts w:ascii="Calibri Light" w:hAnsi="Calibri Light" w:cstheme="minorHAnsi"/>
                <w:noProof/>
                <w:spacing w:val="23"/>
                <w:sz w:val="20"/>
                <w:szCs w:val="20"/>
              </w:rPr>
              <w:t xml:space="preserve"> </w:t>
            </w:r>
            <w:r w:rsidRPr="00E12F1B">
              <w:rPr>
                <w:rFonts w:ascii="Calibri Light" w:hAnsi="Calibri Light" w:cstheme="minorHAnsi"/>
                <w:noProof/>
                <w:sz w:val="20"/>
                <w:szCs w:val="20"/>
              </w:rPr>
              <w:t>process</w:t>
            </w:r>
            <w:r w:rsidRPr="00E12F1B">
              <w:rPr>
                <w:rFonts w:ascii="Calibri Light" w:hAnsi="Calibri Light" w:cstheme="minorHAnsi"/>
                <w:noProof/>
                <w:spacing w:val="25"/>
                <w:sz w:val="20"/>
                <w:szCs w:val="20"/>
              </w:rPr>
              <w:t xml:space="preserve"> </w:t>
            </w:r>
            <w:r w:rsidRPr="00E12F1B">
              <w:rPr>
                <w:rFonts w:ascii="Calibri Light" w:hAnsi="Calibri Light" w:cstheme="minorHAnsi"/>
                <w:noProof/>
                <w:sz w:val="20"/>
                <w:szCs w:val="20"/>
              </w:rPr>
              <w:t>is</w:t>
            </w:r>
            <w:r w:rsidRPr="00E12F1B">
              <w:rPr>
                <w:rFonts w:ascii="Calibri Light" w:hAnsi="Calibri Light" w:cstheme="minorHAnsi"/>
                <w:noProof/>
                <w:spacing w:val="25"/>
                <w:sz w:val="20"/>
                <w:szCs w:val="20"/>
              </w:rPr>
              <w:t xml:space="preserve"> </w:t>
            </w:r>
            <w:r w:rsidRPr="00E12F1B">
              <w:rPr>
                <w:rFonts w:ascii="Calibri Light" w:hAnsi="Calibri Light" w:cstheme="minorHAnsi"/>
                <w:noProof/>
                <w:sz w:val="20"/>
                <w:szCs w:val="20"/>
              </w:rPr>
              <w:t>supported</w:t>
            </w:r>
            <w:r w:rsidRPr="00E12F1B">
              <w:rPr>
                <w:rFonts w:ascii="Calibri Light" w:hAnsi="Calibri Light" w:cstheme="minorHAnsi"/>
                <w:noProof/>
                <w:spacing w:val="24"/>
                <w:sz w:val="20"/>
                <w:szCs w:val="20"/>
              </w:rPr>
              <w:t xml:space="preserve"> </w:t>
            </w:r>
            <w:r w:rsidRPr="00E12F1B">
              <w:rPr>
                <w:rFonts w:ascii="Calibri Light" w:hAnsi="Calibri Light" w:cstheme="minorHAnsi"/>
                <w:noProof/>
                <w:sz w:val="20"/>
                <w:szCs w:val="20"/>
              </w:rPr>
              <w:t>with</w:t>
            </w:r>
            <w:r w:rsidRPr="00E12F1B">
              <w:rPr>
                <w:rFonts w:ascii="Calibri Light" w:hAnsi="Calibri Light" w:cstheme="minorHAnsi"/>
                <w:noProof/>
                <w:spacing w:val="23"/>
                <w:sz w:val="20"/>
                <w:szCs w:val="20"/>
              </w:rPr>
              <w:t xml:space="preserve"> </w:t>
            </w:r>
            <w:r w:rsidRPr="00E12F1B">
              <w:rPr>
                <w:rFonts w:ascii="Calibri Light" w:hAnsi="Calibri Light" w:cstheme="minorHAnsi"/>
                <w:noProof/>
                <w:sz w:val="20"/>
                <w:szCs w:val="20"/>
              </w:rPr>
              <w:t>diverse</w:t>
            </w:r>
            <w:r w:rsidRPr="00E12F1B">
              <w:rPr>
                <w:rFonts w:ascii="Calibri Light" w:hAnsi="Calibri Light" w:cstheme="minorHAnsi"/>
                <w:noProof/>
                <w:spacing w:val="27"/>
                <w:sz w:val="20"/>
                <w:szCs w:val="20"/>
              </w:rPr>
              <w:t xml:space="preserve"> </w:t>
            </w:r>
            <w:r w:rsidRPr="00E12F1B">
              <w:rPr>
                <w:rFonts w:ascii="Calibri Light" w:hAnsi="Calibri Light" w:cstheme="minorHAnsi"/>
                <w:noProof/>
                <w:sz w:val="20"/>
                <w:szCs w:val="20"/>
              </w:rPr>
              <w:t>electronic</w:t>
            </w:r>
            <w:r w:rsidRPr="00E12F1B">
              <w:rPr>
                <w:rFonts w:ascii="Calibri Light" w:hAnsi="Calibri Light" w:cstheme="minorHAnsi"/>
                <w:noProof/>
                <w:spacing w:val="24"/>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27"/>
                <w:sz w:val="20"/>
                <w:szCs w:val="20"/>
              </w:rPr>
              <w:t xml:space="preserve"> </w:t>
            </w:r>
            <w:r w:rsidRPr="00E12F1B">
              <w:rPr>
                <w:rFonts w:ascii="Calibri Light" w:hAnsi="Calibri Light" w:cstheme="minorHAnsi"/>
                <w:noProof/>
                <w:sz w:val="20"/>
                <w:szCs w:val="20"/>
              </w:rPr>
              <w:t>multimedia</w:t>
            </w:r>
            <w:r w:rsidRPr="00E12F1B">
              <w:rPr>
                <w:rFonts w:ascii="Calibri Light" w:hAnsi="Calibri Light" w:cstheme="minorHAnsi"/>
                <w:noProof/>
                <w:spacing w:val="24"/>
                <w:sz w:val="20"/>
                <w:szCs w:val="20"/>
              </w:rPr>
              <w:t xml:space="preserve"> </w:t>
            </w:r>
            <w:r w:rsidRPr="00E12F1B">
              <w:rPr>
                <w:rFonts w:ascii="Calibri Light" w:hAnsi="Calibri Light" w:cstheme="minorHAnsi"/>
                <w:noProof/>
                <w:sz w:val="20"/>
                <w:szCs w:val="20"/>
              </w:rPr>
              <w:t>resources,</w:t>
            </w:r>
            <w:r w:rsidRPr="00E12F1B">
              <w:rPr>
                <w:rFonts w:ascii="Calibri Light" w:hAnsi="Calibri Light" w:cstheme="minorHAnsi"/>
                <w:noProof/>
                <w:spacing w:val="25"/>
                <w:sz w:val="20"/>
                <w:szCs w:val="20"/>
              </w:rPr>
              <w:t xml:space="preserve"> </w:t>
            </w:r>
            <w:r w:rsidRPr="00E12F1B">
              <w:rPr>
                <w:rFonts w:ascii="Calibri Light" w:hAnsi="Calibri Light" w:cstheme="minorHAnsi"/>
                <w:noProof/>
                <w:sz w:val="20"/>
                <w:szCs w:val="20"/>
              </w:rPr>
              <w:t>such</w:t>
            </w:r>
            <w:r w:rsidRPr="00E12F1B">
              <w:rPr>
                <w:rFonts w:ascii="Calibri Light" w:hAnsi="Calibri Light" w:cstheme="minorHAnsi"/>
                <w:noProof/>
                <w:spacing w:val="23"/>
                <w:sz w:val="20"/>
                <w:szCs w:val="20"/>
              </w:rPr>
              <w:t xml:space="preserve"> </w:t>
            </w:r>
            <w:r w:rsidRPr="00E12F1B">
              <w:rPr>
                <w:rFonts w:ascii="Calibri Light" w:hAnsi="Calibri Light" w:cstheme="minorHAnsi"/>
                <w:noProof/>
                <w:sz w:val="20"/>
                <w:szCs w:val="20"/>
              </w:rPr>
              <w:t xml:space="preserve">as </w:t>
            </w:r>
            <w:r w:rsidRPr="00E12F1B">
              <w:rPr>
                <w:rFonts w:ascii="Calibri Light" w:hAnsi="Calibri Light" w:cstheme="minorHAnsi"/>
                <w:noProof/>
                <w:spacing w:val="-1"/>
                <w:sz w:val="20"/>
                <w:szCs w:val="20"/>
              </w:rPr>
              <w:t>electronic</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pacing w:val="-1"/>
                <w:sz w:val="20"/>
                <w:szCs w:val="20"/>
              </w:rPr>
              <w:t>libraries,</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pacing w:val="-1"/>
                <w:sz w:val="20"/>
                <w:szCs w:val="20"/>
              </w:rPr>
              <w:t>web</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z w:val="20"/>
                <w:szCs w:val="20"/>
              </w:rPr>
              <w:t>sources</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portals,</w:t>
            </w:r>
            <w:r w:rsidRPr="00E12F1B">
              <w:rPr>
                <w:rFonts w:ascii="Calibri Light" w:hAnsi="Calibri Light" w:cstheme="minorHAnsi"/>
                <w:noProof/>
                <w:spacing w:val="-9"/>
                <w:sz w:val="20"/>
                <w:szCs w:val="20"/>
              </w:rPr>
              <w:t xml:space="preserve"> </w:t>
            </w:r>
            <w:r w:rsidRPr="00E12F1B">
              <w:rPr>
                <w:rFonts w:ascii="Calibri Light" w:hAnsi="Calibri Light" w:cstheme="minorHAnsi"/>
                <w:noProof/>
                <w:sz w:val="20"/>
                <w:szCs w:val="20"/>
              </w:rPr>
              <w:t>videos,</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z w:val="20"/>
                <w:szCs w:val="20"/>
              </w:rPr>
              <w:t>PPT</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and</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other.</w:t>
            </w:r>
            <w:r w:rsidRPr="00E12F1B">
              <w:rPr>
                <w:rFonts w:ascii="Calibri Light" w:hAnsi="Calibri Light" w:cstheme="minorHAnsi"/>
                <w:noProof/>
                <w:spacing w:val="-10"/>
                <w:sz w:val="20"/>
                <w:szCs w:val="20"/>
              </w:rPr>
              <w:t xml:space="preserve"> </w:t>
            </w:r>
          </w:p>
          <w:p w14:paraId="4976D1B3" w14:textId="1D0FD3BB" w:rsidR="001479A1" w:rsidRPr="00E12F1B" w:rsidRDefault="001479A1" w:rsidP="00DF4731">
            <w:pPr>
              <w:pStyle w:val="TableParagraph"/>
              <w:ind w:left="107" w:right="87"/>
              <w:jc w:val="both"/>
              <w:rPr>
                <w:rFonts w:ascii="Calibri Light" w:hAnsi="Calibri Light" w:cstheme="minorHAnsi"/>
                <w:noProof/>
                <w:sz w:val="20"/>
                <w:szCs w:val="20"/>
              </w:rPr>
            </w:pPr>
            <w:r w:rsidRPr="00E12F1B">
              <w:rPr>
                <w:rFonts w:ascii="Calibri Light" w:hAnsi="Calibri Light" w:cstheme="minorHAnsi"/>
                <w:noProof/>
                <w:sz w:val="20"/>
                <w:szCs w:val="20"/>
              </w:rPr>
              <w:t>See</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z w:val="20"/>
                <w:szCs w:val="20"/>
              </w:rPr>
              <w:t>ANNEX</w:t>
            </w:r>
            <w:r w:rsidRPr="00E12F1B">
              <w:rPr>
                <w:rFonts w:ascii="Calibri Light" w:hAnsi="Calibri Light" w:cstheme="minorHAnsi"/>
                <w:noProof/>
                <w:spacing w:val="-12"/>
                <w:sz w:val="20"/>
                <w:szCs w:val="20"/>
              </w:rPr>
              <w:t xml:space="preserve"> </w:t>
            </w:r>
            <w:r w:rsidRPr="00E12F1B">
              <w:rPr>
                <w:rFonts w:ascii="Calibri Light" w:hAnsi="Calibri Light" w:cstheme="minorHAnsi"/>
                <w:noProof/>
                <w:sz w:val="20"/>
                <w:szCs w:val="20"/>
              </w:rPr>
              <w:t>1</w:t>
            </w:r>
            <w:r w:rsidRPr="00E12F1B">
              <w:rPr>
                <w:rFonts w:ascii="Calibri Light" w:hAnsi="Calibri Light" w:cstheme="minorHAnsi"/>
                <w:noProof/>
                <w:spacing w:val="-11"/>
                <w:sz w:val="20"/>
                <w:szCs w:val="20"/>
              </w:rPr>
              <w:t xml:space="preserve"> </w:t>
            </w:r>
            <w:r w:rsidRPr="00E12F1B">
              <w:rPr>
                <w:rFonts w:ascii="Calibri Light" w:hAnsi="Calibri Light" w:cstheme="minorHAnsi"/>
                <w:noProof/>
                <w:sz w:val="20"/>
                <w:szCs w:val="20"/>
              </w:rPr>
              <w:t>section</w:t>
            </w:r>
            <w:r w:rsidRPr="00E12F1B">
              <w:rPr>
                <w:rFonts w:ascii="Calibri Light" w:hAnsi="Calibri Light" w:cstheme="minorHAnsi"/>
                <w:noProof/>
                <w:spacing w:val="-47"/>
                <w:sz w:val="20"/>
                <w:szCs w:val="20"/>
              </w:rPr>
              <w:t xml:space="preserve"> </w:t>
            </w:r>
            <w:r w:rsidRPr="00E12F1B">
              <w:rPr>
                <w:rFonts w:ascii="Calibri Light" w:hAnsi="Calibri Light" w:cstheme="minorHAnsi"/>
                <w:noProof/>
                <w:sz w:val="20"/>
                <w:szCs w:val="20"/>
              </w:rPr>
              <w:t>5 for more details.</w:t>
            </w:r>
          </w:p>
        </w:tc>
      </w:tr>
      <w:tr w:rsidR="001479A1" w:rsidRPr="00FE08B1" w14:paraId="115FEAC3" w14:textId="77777777" w:rsidTr="000E2B22">
        <w:trPr>
          <w:trHeight w:val="800"/>
        </w:trPr>
        <w:tc>
          <w:tcPr>
            <w:tcW w:w="535" w:type="dxa"/>
            <w:tcBorders>
              <w:right w:val="single" w:sz="6" w:space="0" w:color="000000"/>
            </w:tcBorders>
            <w:shd w:val="clear" w:color="auto" w:fill="F1F1F1"/>
            <w:vAlign w:val="center"/>
          </w:tcPr>
          <w:p w14:paraId="53E86049" w14:textId="77777777" w:rsidR="001479A1" w:rsidRPr="00E12F1B" w:rsidRDefault="001479A1" w:rsidP="00AA70B8">
            <w:pPr>
              <w:pStyle w:val="TableParagraph"/>
              <w:spacing w:before="171"/>
              <w:ind w:left="107"/>
              <w:rPr>
                <w:rFonts w:ascii="Calibri Light" w:hAnsi="Calibri Light" w:cstheme="minorHAnsi"/>
                <w:noProof/>
                <w:sz w:val="20"/>
                <w:szCs w:val="20"/>
              </w:rPr>
            </w:pPr>
            <w:r w:rsidRPr="00E12F1B">
              <w:rPr>
                <w:rFonts w:ascii="Calibri Light" w:hAnsi="Calibri Light" w:cstheme="minorHAnsi"/>
                <w:noProof/>
                <w:sz w:val="20"/>
                <w:szCs w:val="20"/>
              </w:rPr>
              <w:t>9.</w:t>
            </w:r>
          </w:p>
        </w:tc>
        <w:tc>
          <w:tcPr>
            <w:tcW w:w="2070" w:type="dxa"/>
            <w:tcBorders>
              <w:left w:val="single" w:sz="6" w:space="0" w:color="000000"/>
            </w:tcBorders>
            <w:shd w:val="clear" w:color="auto" w:fill="F1F1F1"/>
            <w:vAlign w:val="center"/>
          </w:tcPr>
          <w:p w14:paraId="14C2BC6B" w14:textId="77777777" w:rsidR="001479A1" w:rsidRPr="00E12F1B" w:rsidRDefault="001479A1" w:rsidP="00AA70B8">
            <w:pPr>
              <w:pStyle w:val="TableParagraph"/>
              <w:ind w:right="162"/>
              <w:rPr>
                <w:rFonts w:ascii="Calibri Light" w:hAnsi="Calibri Light" w:cstheme="minorHAnsi"/>
                <w:noProof/>
                <w:sz w:val="20"/>
                <w:szCs w:val="20"/>
              </w:rPr>
            </w:pPr>
            <w:r w:rsidRPr="00E12F1B">
              <w:rPr>
                <w:rFonts w:ascii="Calibri Light" w:hAnsi="Calibri Light" w:cstheme="minorHAnsi"/>
                <w:noProof/>
                <w:sz w:val="20"/>
                <w:szCs w:val="20"/>
              </w:rPr>
              <w:t>Reading List | საკითხავი</w:t>
            </w:r>
            <w:r w:rsidRPr="00E12F1B">
              <w:rPr>
                <w:rFonts w:ascii="Calibri Light" w:hAnsi="Calibri Light" w:cstheme="minorHAnsi"/>
                <w:noProof/>
                <w:spacing w:val="-52"/>
                <w:sz w:val="20"/>
                <w:szCs w:val="20"/>
              </w:rPr>
              <w:t xml:space="preserve">       </w:t>
            </w:r>
            <w:r w:rsidRPr="00E12F1B">
              <w:rPr>
                <w:rFonts w:ascii="Calibri Light" w:hAnsi="Calibri Light" w:cstheme="minorHAnsi"/>
                <w:noProof/>
                <w:sz w:val="20"/>
                <w:szCs w:val="20"/>
              </w:rPr>
              <w:t>მასალა</w:t>
            </w:r>
          </w:p>
        </w:tc>
        <w:tc>
          <w:tcPr>
            <w:tcW w:w="8100" w:type="dxa"/>
          </w:tcPr>
          <w:p w14:paraId="637B2F61" w14:textId="77777777" w:rsidR="001479A1" w:rsidRPr="00E12F1B" w:rsidRDefault="001479A1" w:rsidP="00DF4731">
            <w:pPr>
              <w:ind w:right="87"/>
              <w:jc w:val="both"/>
              <w:rPr>
                <w:rFonts w:ascii="Calibri Light" w:hAnsi="Calibri Light" w:cstheme="minorHAnsi"/>
                <w:noProof/>
                <w:sz w:val="20"/>
                <w:szCs w:val="20"/>
              </w:rPr>
            </w:pPr>
            <w:r w:rsidRPr="00E12F1B">
              <w:rPr>
                <w:rFonts w:ascii="Calibri Light" w:hAnsi="Calibri Light" w:cstheme="minorHAnsi"/>
                <w:noProof/>
                <w:sz w:val="20"/>
                <w:szCs w:val="20"/>
              </w:rPr>
              <w:t xml:space="preserve">    Project Management, Achieving Competitive Advantage, 5th edition 2019. Jeffrey K. Pinto,             Pennsylvania State University</w:t>
            </w:r>
          </w:p>
          <w:p w14:paraId="23422D63" w14:textId="77777777" w:rsidR="001479A1" w:rsidRPr="00E12F1B" w:rsidRDefault="001479A1" w:rsidP="00DF4731">
            <w:pPr>
              <w:ind w:right="87"/>
              <w:jc w:val="both"/>
              <w:rPr>
                <w:rFonts w:ascii="Calibri Light" w:hAnsi="Calibri Light" w:cstheme="minorHAnsi"/>
                <w:noProof/>
                <w:sz w:val="20"/>
                <w:szCs w:val="20"/>
              </w:rPr>
            </w:pPr>
          </w:p>
          <w:p w14:paraId="2A87C7C2" w14:textId="409B8653" w:rsidR="001479A1" w:rsidRPr="00E12F1B" w:rsidRDefault="001479A1" w:rsidP="00DF4731">
            <w:pPr>
              <w:ind w:right="87"/>
              <w:jc w:val="both"/>
              <w:rPr>
                <w:rFonts w:ascii="Calibri Light" w:hAnsi="Calibri Light" w:cstheme="minorHAnsi"/>
                <w:noProof/>
                <w:sz w:val="20"/>
                <w:szCs w:val="20"/>
              </w:rPr>
            </w:pPr>
            <w:r w:rsidRPr="00E12F1B">
              <w:rPr>
                <w:rFonts w:ascii="Calibri Light" w:hAnsi="Calibri Light" w:cstheme="minorHAnsi"/>
                <w:noProof/>
                <w:sz w:val="20"/>
                <w:szCs w:val="20"/>
                <w:shd w:val="clear" w:color="auto" w:fill="DBE5F1" w:themeFill="accent1" w:themeFillTint="33"/>
              </w:rPr>
              <w:t>Additional Materials related to Energy Sector:</w:t>
            </w:r>
            <w:r w:rsidRPr="00E12F1B">
              <w:rPr>
                <w:rFonts w:ascii="Calibri Light" w:hAnsi="Calibri Light" w:cstheme="minorHAnsi"/>
                <w:noProof/>
                <w:sz w:val="20"/>
                <w:szCs w:val="20"/>
              </w:rPr>
              <w:t xml:space="preserve">  </w:t>
            </w:r>
          </w:p>
          <w:p w14:paraId="15F812F6" w14:textId="77777777" w:rsidR="003C7286" w:rsidRPr="00E12F1B" w:rsidRDefault="00D40316" w:rsidP="00392252">
            <w:pPr>
              <w:pStyle w:val="ListParagraph"/>
              <w:widowControl/>
              <w:numPr>
                <w:ilvl w:val="0"/>
                <w:numId w:val="18"/>
              </w:numPr>
              <w:autoSpaceDE/>
              <w:autoSpaceDN/>
              <w:ind w:right="87"/>
              <w:jc w:val="both"/>
              <w:rPr>
                <w:rFonts w:ascii="Calibri Light" w:eastAsia="Times New Roman" w:hAnsi="Calibri Light" w:cstheme="minorHAnsi"/>
                <w:sz w:val="20"/>
                <w:szCs w:val="20"/>
              </w:rPr>
            </w:pPr>
            <w:r w:rsidRPr="00E12F1B">
              <w:rPr>
                <w:rFonts w:ascii="Calibri Light" w:hAnsi="Calibri Light" w:cstheme="minorHAnsi"/>
                <w:sz w:val="20"/>
                <w:szCs w:val="20"/>
              </w:rPr>
              <w:t>“Georgia’s Energy Dependency Review”, 2023. EPRC under the grant from USAID Economic Governance Program.</w:t>
            </w:r>
          </w:p>
          <w:p w14:paraId="2D4059B3" w14:textId="36D67A08" w:rsidR="00D40316" w:rsidRPr="00E12F1B" w:rsidRDefault="006653D3" w:rsidP="00DF4731">
            <w:pPr>
              <w:pStyle w:val="ListParagraph"/>
              <w:widowControl/>
              <w:autoSpaceDE/>
              <w:autoSpaceDN/>
              <w:ind w:left="360" w:right="87"/>
              <w:jc w:val="both"/>
              <w:rPr>
                <w:rStyle w:val="Hyperlink"/>
                <w:rFonts w:ascii="Calibri Light" w:hAnsi="Calibri Light" w:cstheme="minorHAnsi"/>
                <w:sz w:val="20"/>
                <w:szCs w:val="20"/>
              </w:rPr>
            </w:pPr>
            <w:hyperlink r:id="rId15" w:history="1">
              <w:r w:rsidRPr="00E12F1B">
                <w:rPr>
                  <w:rStyle w:val="Hyperlink"/>
                  <w:rFonts w:ascii="Calibri Light" w:hAnsi="Calibri Light" w:cstheme="minorHAnsi"/>
                  <w:sz w:val="20"/>
                  <w:szCs w:val="20"/>
                </w:rPr>
                <w:t>https://eprc.ge/wp-content/uploads/2023/12/georgias-energy-dependency-review-b.pdf</w:t>
              </w:r>
            </w:hyperlink>
            <w:r w:rsidR="00D40316" w:rsidRPr="00E12F1B">
              <w:rPr>
                <w:rStyle w:val="Hyperlink"/>
                <w:rFonts w:ascii="Calibri Light" w:hAnsi="Calibri Light" w:cstheme="minorHAnsi"/>
                <w:sz w:val="20"/>
                <w:szCs w:val="20"/>
              </w:rPr>
              <w:t xml:space="preserve"> </w:t>
            </w:r>
          </w:p>
          <w:p w14:paraId="00BE7ECB" w14:textId="248AAF25" w:rsidR="00D40316" w:rsidRPr="00E12F1B" w:rsidRDefault="006653D3" w:rsidP="00DF4731">
            <w:pPr>
              <w:pStyle w:val="ListParagraph"/>
              <w:widowControl/>
              <w:autoSpaceDE/>
              <w:autoSpaceDN/>
              <w:ind w:left="360" w:right="87"/>
              <w:jc w:val="both"/>
              <w:rPr>
                <w:rStyle w:val="Hyperlink"/>
                <w:rFonts w:ascii="Calibri Light" w:hAnsi="Calibri Light" w:cstheme="minorHAnsi"/>
                <w:sz w:val="20"/>
                <w:szCs w:val="20"/>
              </w:rPr>
            </w:pPr>
            <w:hyperlink r:id="rId16" w:history="1">
              <w:r w:rsidRPr="00E12F1B">
                <w:rPr>
                  <w:rStyle w:val="Hyperlink"/>
                  <w:rFonts w:ascii="Calibri Light" w:hAnsi="Calibri Light" w:cstheme="minorHAnsi"/>
                  <w:sz w:val="20"/>
                  <w:szCs w:val="20"/>
                </w:rPr>
                <w:t>https://eprc.ge/wp-content/uploads/2023/12/sakharthvelos-energetikisa-da-energodamokidebulebis-mimokhilva.pdf</w:t>
              </w:r>
            </w:hyperlink>
            <w:r w:rsidR="003C7286" w:rsidRPr="00E12F1B">
              <w:rPr>
                <w:rStyle w:val="Hyperlink"/>
                <w:rFonts w:ascii="Calibri Light" w:hAnsi="Calibri Light" w:cstheme="minorHAnsi"/>
                <w:sz w:val="20"/>
                <w:szCs w:val="20"/>
              </w:rPr>
              <w:t xml:space="preserve"> </w:t>
            </w:r>
          </w:p>
          <w:p w14:paraId="70C77FB2" w14:textId="0C082000" w:rsidR="003C7286" w:rsidRPr="00E12F1B" w:rsidRDefault="003C7286" w:rsidP="00392252">
            <w:pPr>
              <w:pStyle w:val="ListParagraph"/>
              <w:widowControl/>
              <w:numPr>
                <w:ilvl w:val="0"/>
                <w:numId w:val="18"/>
              </w:numPr>
              <w:autoSpaceDE/>
              <w:autoSpaceDN/>
              <w:ind w:right="87"/>
              <w:rPr>
                <w:rFonts w:ascii="Calibri Light" w:eastAsiaTheme="minorHAnsi" w:hAnsi="Calibri Light" w:cstheme="minorHAnsi"/>
                <w:sz w:val="20"/>
                <w:szCs w:val="20"/>
              </w:rPr>
            </w:pPr>
            <w:r w:rsidRPr="00E12F1B">
              <w:rPr>
                <w:rFonts w:ascii="Calibri Light" w:hAnsi="Calibri Light" w:cstheme="minorHAnsi"/>
                <w:sz w:val="20"/>
                <w:szCs w:val="20"/>
              </w:rPr>
              <w:t>“Georgia’s Energy Sector. Electricity Market Watch” 2023. Galt &amp; Taggart Research.</w:t>
            </w:r>
          </w:p>
          <w:p w14:paraId="2C538E7C" w14:textId="35476BCF" w:rsidR="003C7286" w:rsidRPr="00E12F1B" w:rsidRDefault="006653D3" w:rsidP="00DF4731">
            <w:pPr>
              <w:pStyle w:val="ListParagraph"/>
              <w:widowControl/>
              <w:autoSpaceDE/>
              <w:autoSpaceDN/>
              <w:ind w:left="360" w:right="87"/>
              <w:jc w:val="both"/>
              <w:rPr>
                <w:rStyle w:val="Hyperlink"/>
                <w:rFonts w:ascii="Calibri Light" w:hAnsi="Calibri Light" w:cstheme="minorHAnsi"/>
                <w:sz w:val="20"/>
                <w:szCs w:val="20"/>
              </w:rPr>
            </w:pPr>
            <w:hyperlink r:id="rId17" w:history="1">
              <w:r w:rsidRPr="00E12F1B">
                <w:rPr>
                  <w:rStyle w:val="Hyperlink"/>
                  <w:rFonts w:ascii="Calibri Light" w:hAnsi="Calibri Light" w:cstheme="minorHAnsi"/>
                  <w:sz w:val="20"/>
                  <w:szCs w:val="20"/>
                </w:rPr>
                <w:t>https://api.galtandtaggart.com/sites/default/files/2023-03/report/electricity-market-watch-fy22_eng_.pdf</w:t>
              </w:r>
            </w:hyperlink>
            <w:r w:rsidR="003C7286" w:rsidRPr="00E12F1B">
              <w:rPr>
                <w:rStyle w:val="Hyperlink"/>
                <w:rFonts w:ascii="Calibri Light" w:hAnsi="Calibri Light" w:cstheme="minorHAnsi"/>
                <w:sz w:val="20"/>
                <w:szCs w:val="20"/>
              </w:rPr>
              <w:t xml:space="preserve"> </w:t>
            </w:r>
          </w:p>
          <w:p w14:paraId="07A6373B" w14:textId="68FC263B" w:rsidR="001479A1" w:rsidRPr="00E12F1B" w:rsidRDefault="001479A1" w:rsidP="00392252">
            <w:pPr>
              <w:pStyle w:val="ListParagraph"/>
              <w:widowControl/>
              <w:numPr>
                <w:ilvl w:val="0"/>
                <w:numId w:val="18"/>
              </w:numPr>
              <w:autoSpaceDE/>
              <w:autoSpaceDN/>
              <w:ind w:right="87"/>
              <w:jc w:val="both"/>
              <w:rPr>
                <w:rFonts w:ascii="Calibri Light" w:eastAsia="Times New Roman" w:hAnsi="Calibri Light" w:cstheme="minorHAnsi"/>
                <w:sz w:val="20"/>
                <w:szCs w:val="20"/>
              </w:rPr>
            </w:pPr>
            <w:r w:rsidRPr="00E12F1B">
              <w:rPr>
                <w:rFonts w:ascii="Calibri Light" w:eastAsia="Times New Roman" w:hAnsi="Calibri Light" w:cstheme="minorHAnsi"/>
                <w:sz w:val="20"/>
                <w:szCs w:val="20"/>
              </w:rPr>
              <w:t xml:space="preserve">Strategy Document of Sector Economy &amp; Economic Policy Committee, Parliament of Georgia – 2022-2024, focus on energy sector development areas </w:t>
            </w:r>
          </w:p>
          <w:p w14:paraId="7A41A2E9" w14:textId="1F1B310A" w:rsidR="001479A1" w:rsidRPr="00E12F1B" w:rsidRDefault="006653D3" w:rsidP="00DF4731">
            <w:pPr>
              <w:pStyle w:val="ListParagraph"/>
              <w:widowControl/>
              <w:autoSpaceDE/>
              <w:autoSpaceDN/>
              <w:ind w:left="360" w:right="87"/>
              <w:jc w:val="both"/>
              <w:rPr>
                <w:rStyle w:val="Hyperlink"/>
                <w:rFonts w:ascii="Calibri Light" w:hAnsi="Calibri Light" w:cstheme="minorHAnsi"/>
                <w:sz w:val="20"/>
                <w:szCs w:val="20"/>
              </w:rPr>
            </w:pPr>
            <w:hyperlink r:id="rId18" w:history="1">
              <w:r w:rsidRPr="00E12F1B">
                <w:rPr>
                  <w:rStyle w:val="Hyperlink"/>
                  <w:rFonts w:ascii="Calibri Light" w:hAnsi="Calibri Light" w:cstheme="minorHAnsi"/>
                  <w:sz w:val="20"/>
                  <w:szCs w:val="20"/>
                </w:rPr>
                <w:t>https://web-api.parliament.ge/storage/files/shares/Komitetebi/dargobrivi/4-cliani-strategia-dargobrivi.pdf</w:t>
              </w:r>
            </w:hyperlink>
            <w:r w:rsidR="001479A1" w:rsidRPr="00E12F1B">
              <w:rPr>
                <w:rStyle w:val="Hyperlink"/>
                <w:rFonts w:ascii="Calibri Light" w:hAnsi="Calibri Light" w:cstheme="minorHAnsi"/>
                <w:sz w:val="20"/>
                <w:szCs w:val="20"/>
              </w:rPr>
              <w:t xml:space="preserve"> </w:t>
            </w:r>
          </w:p>
          <w:p w14:paraId="1474A1E6" w14:textId="77777777" w:rsidR="001479A1" w:rsidRPr="00E12F1B" w:rsidRDefault="001479A1" w:rsidP="00392252">
            <w:pPr>
              <w:pStyle w:val="ListParagraph"/>
              <w:widowControl/>
              <w:numPr>
                <w:ilvl w:val="0"/>
                <w:numId w:val="18"/>
              </w:numPr>
              <w:autoSpaceDE/>
              <w:autoSpaceDN/>
              <w:ind w:right="87"/>
              <w:jc w:val="both"/>
              <w:rPr>
                <w:rFonts w:ascii="Calibri Light" w:eastAsia="Times New Roman" w:hAnsi="Calibri Light" w:cstheme="minorHAnsi"/>
                <w:sz w:val="20"/>
                <w:szCs w:val="20"/>
              </w:rPr>
            </w:pPr>
            <w:r w:rsidRPr="00E12F1B">
              <w:rPr>
                <w:rFonts w:ascii="Calibri Light" w:eastAsia="Times New Roman" w:hAnsi="Calibri Light" w:cstheme="minorHAnsi"/>
                <w:sz w:val="20"/>
                <w:szCs w:val="20"/>
              </w:rPr>
              <w:t xml:space="preserve">The documents related to Energy Sector Consultation Committees with Strategy Document of Sector Economy &amp; Economic Policy Committee, Parliament of Georgia </w:t>
            </w:r>
          </w:p>
          <w:p w14:paraId="025C0262" w14:textId="0FA47C23" w:rsidR="001479A1" w:rsidRPr="00E12F1B" w:rsidRDefault="006653D3" w:rsidP="00DF4731">
            <w:pPr>
              <w:pStyle w:val="ListParagraph"/>
              <w:widowControl/>
              <w:autoSpaceDE/>
              <w:autoSpaceDN/>
              <w:ind w:left="360" w:right="87"/>
              <w:jc w:val="both"/>
              <w:rPr>
                <w:rStyle w:val="Hyperlink"/>
                <w:rFonts w:ascii="Calibri Light" w:hAnsi="Calibri Light" w:cstheme="minorHAnsi"/>
                <w:sz w:val="20"/>
                <w:szCs w:val="20"/>
              </w:rPr>
            </w:pPr>
            <w:hyperlink r:id="rId19" w:history="1">
              <w:r w:rsidRPr="00E12F1B">
                <w:rPr>
                  <w:rStyle w:val="Hyperlink"/>
                  <w:rFonts w:ascii="Calibri Light" w:hAnsi="Calibri Light" w:cstheme="minorHAnsi"/>
                  <w:sz w:val="20"/>
                  <w:szCs w:val="20"/>
                </w:rPr>
                <w:t>https://web-api.parliament.ge/storage/files/shares/Komitetebi/dargobrivi/samecn-sakons-sab/energet-probl/gadackvetileba2-dargobrivi.pdf</w:t>
              </w:r>
            </w:hyperlink>
            <w:r w:rsidR="001479A1" w:rsidRPr="00E12F1B">
              <w:rPr>
                <w:rStyle w:val="Hyperlink"/>
                <w:rFonts w:ascii="Calibri Light" w:hAnsi="Calibri Light" w:cstheme="minorHAnsi"/>
                <w:sz w:val="20"/>
                <w:szCs w:val="20"/>
              </w:rPr>
              <w:t xml:space="preserve"> </w:t>
            </w:r>
          </w:p>
          <w:p w14:paraId="719DBAC9" w14:textId="05BA0DA0" w:rsidR="001479A1" w:rsidRPr="00E12F1B" w:rsidRDefault="001479A1" w:rsidP="00392252">
            <w:pPr>
              <w:pStyle w:val="ListParagraph"/>
              <w:widowControl/>
              <w:numPr>
                <w:ilvl w:val="0"/>
                <w:numId w:val="18"/>
              </w:numPr>
              <w:autoSpaceDE/>
              <w:autoSpaceDN/>
              <w:ind w:right="87"/>
              <w:jc w:val="both"/>
              <w:rPr>
                <w:rFonts w:ascii="Calibri Light" w:eastAsia="Times New Roman" w:hAnsi="Calibri Light" w:cstheme="minorHAnsi"/>
                <w:sz w:val="20"/>
                <w:szCs w:val="20"/>
              </w:rPr>
            </w:pPr>
            <w:r w:rsidRPr="00E12F1B">
              <w:rPr>
                <w:rFonts w:ascii="Calibri Light" w:eastAsia="Times New Roman" w:hAnsi="Calibri Light" w:cstheme="minorHAnsi"/>
                <w:sz w:val="20"/>
                <w:szCs w:val="20"/>
              </w:rPr>
              <w:t xml:space="preserve">EBRD Report on Energy Efficiency and Renewable Energy (2021) </w:t>
            </w:r>
            <w:r w:rsidR="006653D3" w:rsidRPr="00E12F1B">
              <w:rPr>
                <w:rFonts w:ascii="Calibri Light" w:hAnsi="Calibri Light" w:cstheme="minorHAnsi"/>
                <w:sz w:val="20"/>
                <w:szCs w:val="20"/>
              </w:rPr>
              <w:t xml:space="preserve"> </w:t>
            </w:r>
            <w:hyperlink r:id="rId20" w:history="1">
              <w:r w:rsidR="006653D3" w:rsidRPr="00E12F1B">
                <w:rPr>
                  <w:rStyle w:val="Hyperlink"/>
                  <w:rFonts w:ascii="Calibri Light" w:hAnsi="Calibri Light" w:cstheme="minorHAnsi"/>
                  <w:sz w:val="20"/>
                  <w:szCs w:val="20"/>
                </w:rPr>
                <w:t>https://www.ebrd.com/documents/comms-and-bis/ebrd-annual-review-2021-green.pdf</w:t>
              </w:r>
            </w:hyperlink>
          </w:p>
          <w:p w14:paraId="154E5B63" w14:textId="652C5AA1" w:rsidR="001479A1" w:rsidRPr="00E12F1B" w:rsidRDefault="001479A1" w:rsidP="00392252">
            <w:pPr>
              <w:pStyle w:val="ListParagraph"/>
              <w:widowControl/>
              <w:numPr>
                <w:ilvl w:val="0"/>
                <w:numId w:val="18"/>
              </w:numPr>
              <w:autoSpaceDE/>
              <w:autoSpaceDN/>
              <w:ind w:right="87"/>
              <w:jc w:val="both"/>
              <w:rPr>
                <w:rStyle w:val="Hyperlink"/>
                <w:rFonts w:ascii="Calibri Light" w:eastAsia="Times New Roman" w:hAnsi="Calibri Light" w:cstheme="minorHAnsi"/>
                <w:color w:val="auto"/>
                <w:sz w:val="20"/>
                <w:szCs w:val="20"/>
                <w:u w:val="none"/>
              </w:rPr>
            </w:pPr>
            <w:r w:rsidRPr="00E12F1B">
              <w:rPr>
                <w:rFonts w:ascii="Calibri Light" w:eastAsia="Times New Roman" w:hAnsi="Calibri Light" w:cstheme="minorHAnsi"/>
                <w:sz w:val="20"/>
                <w:szCs w:val="20"/>
              </w:rPr>
              <w:t>USAID about energy sector -</w:t>
            </w:r>
            <w:r w:rsidRPr="00E12F1B">
              <w:rPr>
                <w:rStyle w:val="Hyperlink"/>
                <w:rFonts w:ascii="Calibri Light" w:hAnsi="Calibri Light" w:cstheme="minorHAnsi"/>
                <w:sz w:val="20"/>
                <w:szCs w:val="20"/>
              </w:rPr>
              <w:t xml:space="preserve"> </w:t>
            </w:r>
            <w:hyperlink r:id="rId21" w:history="1">
              <w:r w:rsidRPr="00E12F1B">
                <w:rPr>
                  <w:rStyle w:val="Hyperlink"/>
                  <w:rFonts w:ascii="Calibri Light" w:hAnsi="Calibri Light" w:cstheme="minorHAnsi"/>
                  <w:sz w:val="20"/>
                  <w:szCs w:val="20"/>
                </w:rPr>
                <w:t>https://www.usaid.gov/energy</w:t>
              </w:r>
            </w:hyperlink>
          </w:p>
          <w:p w14:paraId="2EB4F9D2" w14:textId="2D6AABFD" w:rsidR="006653D3" w:rsidRPr="00E12F1B" w:rsidRDefault="006653D3" w:rsidP="00392252">
            <w:pPr>
              <w:pStyle w:val="ListParagraph"/>
              <w:widowControl/>
              <w:numPr>
                <w:ilvl w:val="0"/>
                <w:numId w:val="18"/>
              </w:numPr>
              <w:autoSpaceDE/>
              <w:autoSpaceDN/>
              <w:ind w:right="87"/>
              <w:jc w:val="both"/>
              <w:rPr>
                <w:rFonts w:ascii="Calibri Light" w:eastAsia="Times New Roman" w:hAnsi="Calibri Light" w:cstheme="minorHAnsi"/>
                <w:sz w:val="20"/>
                <w:szCs w:val="20"/>
              </w:rPr>
            </w:pPr>
            <w:r w:rsidRPr="00E12F1B">
              <w:rPr>
                <w:rFonts w:ascii="Calibri Light" w:eastAsia="Times New Roman" w:hAnsi="Calibri Light" w:cstheme="minorHAnsi"/>
                <w:sz w:val="20"/>
                <w:szCs w:val="20"/>
              </w:rPr>
              <w:t>USAID about OPPORTUNITIES FOR CORPORATE POWER PURCHASE AGREEMENTS IN GEORGIA SEPTEMBER 5, 2023</w:t>
            </w:r>
          </w:p>
          <w:p w14:paraId="0DC31DEE" w14:textId="67FBCA5D" w:rsidR="001479A1" w:rsidRPr="00E12F1B" w:rsidRDefault="00C851DD" w:rsidP="007F0688">
            <w:pPr>
              <w:pStyle w:val="ListParagraph"/>
              <w:widowControl/>
              <w:autoSpaceDE/>
              <w:autoSpaceDN/>
              <w:ind w:left="360" w:right="87"/>
              <w:jc w:val="both"/>
              <w:rPr>
                <w:noProof/>
              </w:rPr>
            </w:pPr>
            <w:hyperlink r:id="rId22" w:history="1">
              <w:r w:rsidRPr="00E12F1B">
                <w:rPr>
                  <w:rStyle w:val="Hyperlink"/>
                  <w:rFonts w:ascii="Calibri Light" w:hAnsi="Calibri Light" w:cstheme="minorHAnsi"/>
                  <w:sz w:val="20"/>
                  <w:szCs w:val="20"/>
                </w:rPr>
                <w:t>https://dec.usaid.gov/dec/content/Detail.aspx?vID=47&amp;ctID=ODVhZjk4NWQtM2YyMi00YjRmLTkxNjktZTcxMjM2NDBmY2Uy&amp;rID=NjI1MDY5</w:t>
              </w:r>
            </w:hyperlink>
          </w:p>
        </w:tc>
      </w:tr>
      <w:tr w:rsidR="001479A1" w:rsidRPr="00FE08B1" w14:paraId="7A27490C" w14:textId="77777777" w:rsidTr="000E2B22">
        <w:trPr>
          <w:trHeight w:val="1159"/>
        </w:trPr>
        <w:tc>
          <w:tcPr>
            <w:tcW w:w="535" w:type="dxa"/>
            <w:tcBorders>
              <w:right w:val="single" w:sz="6" w:space="0" w:color="000000"/>
            </w:tcBorders>
            <w:shd w:val="clear" w:color="auto" w:fill="F1F1F1"/>
            <w:vAlign w:val="center"/>
          </w:tcPr>
          <w:p w14:paraId="3CB727BC" w14:textId="77777777" w:rsidR="001479A1" w:rsidRPr="00E12F1B" w:rsidRDefault="001479A1" w:rsidP="00AA70B8">
            <w:pPr>
              <w:pStyle w:val="TableParagraph"/>
              <w:spacing w:before="146"/>
              <w:ind w:left="107"/>
              <w:rPr>
                <w:rFonts w:ascii="Calibri Light" w:hAnsi="Calibri Light" w:cstheme="minorHAnsi"/>
                <w:noProof/>
                <w:sz w:val="20"/>
                <w:szCs w:val="20"/>
              </w:rPr>
            </w:pPr>
            <w:r w:rsidRPr="00E12F1B">
              <w:rPr>
                <w:rFonts w:ascii="Calibri Light" w:hAnsi="Calibri Light" w:cstheme="minorHAnsi"/>
                <w:noProof/>
                <w:sz w:val="20"/>
                <w:szCs w:val="20"/>
              </w:rPr>
              <w:t>10.</w:t>
            </w:r>
          </w:p>
        </w:tc>
        <w:tc>
          <w:tcPr>
            <w:tcW w:w="2070" w:type="dxa"/>
            <w:tcBorders>
              <w:left w:val="single" w:sz="6" w:space="0" w:color="000000"/>
            </w:tcBorders>
            <w:shd w:val="clear" w:color="auto" w:fill="F1F1F1"/>
            <w:vAlign w:val="center"/>
          </w:tcPr>
          <w:p w14:paraId="597C38A1" w14:textId="77777777" w:rsidR="001479A1" w:rsidRPr="00E12F1B" w:rsidRDefault="001479A1" w:rsidP="00AA70B8">
            <w:pPr>
              <w:pStyle w:val="TableParagraph"/>
              <w:spacing w:before="1"/>
              <w:ind w:left="105" w:right="460"/>
              <w:rPr>
                <w:rFonts w:ascii="Calibri Light" w:hAnsi="Calibri Light" w:cstheme="minorHAnsi"/>
                <w:noProof/>
                <w:sz w:val="20"/>
                <w:szCs w:val="20"/>
              </w:rPr>
            </w:pPr>
            <w:r w:rsidRPr="00E12F1B">
              <w:rPr>
                <w:rFonts w:ascii="Calibri Light" w:hAnsi="Calibri Light" w:cstheme="minorHAnsi"/>
                <w:noProof/>
                <w:sz w:val="20"/>
                <w:szCs w:val="20"/>
              </w:rPr>
              <w:t>Course Instructor</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Approach | სასწავლო</w:t>
            </w:r>
            <w:r w:rsidRPr="00E12F1B">
              <w:rPr>
                <w:rFonts w:ascii="Calibri Light" w:hAnsi="Calibri Light" w:cstheme="minorHAnsi"/>
                <w:noProof/>
                <w:spacing w:val="-52"/>
                <w:sz w:val="20"/>
                <w:szCs w:val="20"/>
              </w:rPr>
              <w:t xml:space="preserve"> </w:t>
            </w:r>
            <w:r w:rsidRPr="00E12F1B">
              <w:rPr>
                <w:rFonts w:ascii="Calibri Light" w:hAnsi="Calibri Light" w:cstheme="minorHAnsi"/>
                <w:noProof/>
                <w:sz w:val="20"/>
                <w:szCs w:val="20"/>
              </w:rPr>
              <w:t>კურსის</w:t>
            </w:r>
            <w:r w:rsidRPr="00E12F1B">
              <w:rPr>
                <w:rFonts w:ascii="Calibri Light" w:hAnsi="Calibri Light" w:cstheme="minorHAnsi"/>
                <w:noProof/>
                <w:spacing w:val="53"/>
                <w:sz w:val="20"/>
                <w:szCs w:val="20"/>
              </w:rPr>
              <w:t xml:space="preserve"> </w:t>
            </w:r>
            <w:r w:rsidRPr="00E12F1B">
              <w:rPr>
                <w:rFonts w:ascii="Calibri Light" w:hAnsi="Calibri Light" w:cstheme="minorHAnsi"/>
                <w:noProof/>
                <w:sz w:val="20"/>
                <w:szCs w:val="20"/>
              </w:rPr>
              <w:t>ლექტორის</w:t>
            </w:r>
          </w:p>
          <w:p w14:paraId="0D955075" w14:textId="77777777" w:rsidR="001479A1" w:rsidRPr="00E12F1B" w:rsidRDefault="001479A1" w:rsidP="00AA70B8">
            <w:pPr>
              <w:pStyle w:val="TableParagraph"/>
              <w:spacing w:line="269" w:lineRule="exact"/>
              <w:ind w:left="105"/>
              <w:rPr>
                <w:rFonts w:ascii="Calibri Light" w:hAnsi="Calibri Light" w:cstheme="minorHAnsi"/>
                <w:noProof/>
                <w:sz w:val="20"/>
                <w:szCs w:val="20"/>
              </w:rPr>
            </w:pPr>
            <w:r w:rsidRPr="00E12F1B">
              <w:rPr>
                <w:rFonts w:ascii="Calibri Light" w:hAnsi="Calibri Light" w:cstheme="minorHAnsi"/>
                <w:noProof/>
                <w:sz w:val="20"/>
                <w:szCs w:val="20"/>
              </w:rPr>
              <w:t>მიდგომა</w:t>
            </w:r>
          </w:p>
        </w:tc>
        <w:tc>
          <w:tcPr>
            <w:tcW w:w="8100" w:type="dxa"/>
          </w:tcPr>
          <w:p w14:paraId="343C556C" w14:textId="77777777" w:rsidR="001479A1" w:rsidRPr="00E12F1B" w:rsidRDefault="001479A1" w:rsidP="001479A1">
            <w:pPr>
              <w:pStyle w:val="TableParagraph"/>
              <w:rPr>
                <w:rFonts w:ascii="Calibri Light" w:hAnsi="Calibri Light" w:cstheme="minorHAnsi"/>
                <w:noProof/>
                <w:sz w:val="20"/>
                <w:szCs w:val="20"/>
              </w:rPr>
            </w:pPr>
          </w:p>
          <w:p w14:paraId="09A5DD90" w14:textId="77777777" w:rsidR="001479A1" w:rsidRPr="00E12F1B" w:rsidRDefault="001479A1" w:rsidP="001479A1">
            <w:pPr>
              <w:pStyle w:val="TableParagraph"/>
              <w:spacing w:before="1"/>
              <w:rPr>
                <w:rFonts w:ascii="Calibri Light" w:hAnsi="Calibri Light" w:cstheme="minorHAnsi"/>
                <w:noProof/>
                <w:sz w:val="20"/>
                <w:szCs w:val="20"/>
              </w:rPr>
            </w:pPr>
          </w:p>
          <w:p w14:paraId="3B31A22C" w14:textId="77777777" w:rsidR="001479A1" w:rsidRPr="00E12F1B" w:rsidRDefault="001479A1" w:rsidP="001479A1">
            <w:pPr>
              <w:pStyle w:val="TableParagraph"/>
              <w:ind w:left="107"/>
              <w:rPr>
                <w:rFonts w:ascii="Calibri Light" w:hAnsi="Calibri Light" w:cstheme="minorHAnsi"/>
                <w:noProof/>
                <w:sz w:val="20"/>
                <w:szCs w:val="20"/>
              </w:rPr>
            </w:pPr>
            <w:r w:rsidRPr="00E12F1B">
              <w:rPr>
                <w:rFonts w:ascii="Calibri Light" w:hAnsi="Calibri Light" w:cstheme="minorHAnsi"/>
                <w:noProof/>
                <w:sz w:val="20"/>
                <w:szCs w:val="20"/>
              </w:rPr>
              <w:t>ANNEX</w:t>
            </w:r>
            <w:r w:rsidRPr="00E12F1B">
              <w:rPr>
                <w:rFonts w:ascii="Calibri Light" w:hAnsi="Calibri Light" w:cstheme="minorHAnsi"/>
                <w:noProof/>
                <w:spacing w:val="-3"/>
                <w:sz w:val="20"/>
                <w:szCs w:val="20"/>
              </w:rPr>
              <w:t xml:space="preserve"> </w:t>
            </w:r>
            <w:r w:rsidRPr="00E12F1B">
              <w:rPr>
                <w:rFonts w:ascii="Calibri Light" w:hAnsi="Calibri Light" w:cstheme="minorHAnsi"/>
                <w:noProof/>
                <w:sz w:val="20"/>
                <w:szCs w:val="20"/>
              </w:rPr>
              <w:t>1 | დანართი</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1</w:t>
            </w:r>
          </w:p>
        </w:tc>
      </w:tr>
      <w:tr w:rsidR="001479A1" w:rsidRPr="00FE08B1" w14:paraId="61A2C3E6" w14:textId="77777777" w:rsidTr="000E2B22">
        <w:trPr>
          <w:trHeight w:val="1158"/>
        </w:trPr>
        <w:tc>
          <w:tcPr>
            <w:tcW w:w="535" w:type="dxa"/>
            <w:tcBorders>
              <w:right w:val="single" w:sz="6" w:space="0" w:color="000000"/>
            </w:tcBorders>
            <w:shd w:val="clear" w:color="auto" w:fill="F1F1F1"/>
            <w:vAlign w:val="center"/>
          </w:tcPr>
          <w:p w14:paraId="02E98EAB" w14:textId="77777777" w:rsidR="001479A1" w:rsidRPr="00E12F1B" w:rsidRDefault="001479A1" w:rsidP="00AA70B8">
            <w:pPr>
              <w:pStyle w:val="TableParagraph"/>
              <w:spacing w:before="146"/>
              <w:ind w:left="107"/>
              <w:rPr>
                <w:rFonts w:ascii="Calibri Light" w:hAnsi="Calibri Light" w:cstheme="minorHAnsi"/>
                <w:noProof/>
                <w:sz w:val="20"/>
                <w:szCs w:val="20"/>
              </w:rPr>
            </w:pPr>
            <w:r w:rsidRPr="00E12F1B">
              <w:rPr>
                <w:rFonts w:ascii="Calibri Light" w:hAnsi="Calibri Light" w:cstheme="minorHAnsi"/>
                <w:noProof/>
                <w:sz w:val="20"/>
                <w:szCs w:val="20"/>
              </w:rPr>
              <w:lastRenderedPageBreak/>
              <w:t>11.</w:t>
            </w:r>
          </w:p>
        </w:tc>
        <w:tc>
          <w:tcPr>
            <w:tcW w:w="2070" w:type="dxa"/>
            <w:tcBorders>
              <w:left w:val="single" w:sz="6" w:space="0" w:color="000000"/>
            </w:tcBorders>
            <w:shd w:val="clear" w:color="auto" w:fill="F1F1F1"/>
            <w:vAlign w:val="center"/>
          </w:tcPr>
          <w:p w14:paraId="5512D717" w14:textId="77777777" w:rsidR="001479A1" w:rsidRPr="00E12F1B" w:rsidRDefault="001479A1" w:rsidP="00AA70B8">
            <w:pPr>
              <w:pStyle w:val="TableParagraph"/>
              <w:spacing w:before="1"/>
              <w:ind w:left="105" w:right="446"/>
              <w:rPr>
                <w:rFonts w:ascii="Calibri Light" w:hAnsi="Calibri Light" w:cstheme="minorHAnsi"/>
                <w:noProof/>
                <w:sz w:val="20"/>
                <w:szCs w:val="20"/>
              </w:rPr>
            </w:pPr>
            <w:r w:rsidRPr="00E12F1B">
              <w:rPr>
                <w:rFonts w:ascii="Calibri Light" w:hAnsi="Calibri Light" w:cstheme="minorHAnsi"/>
                <w:noProof/>
                <w:sz w:val="20"/>
                <w:szCs w:val="20"/>
              </w:rPr>
              <w:t>Course Teaching Time</w:t>
            </w:r>
            <w:r w:rsidRPr="00E12F1B">
              <w:rPr>
                <w:rFonts w:ascii="Calibri Light" w:hAnsi="Calibri Light" w:cstheme="minorHAnsi"/>
                <w:noProof/>
                <w:spacing w:val="-52"/>
                <w:sz w:val="20"/>
                <w:szCs w:val="20"/>
              </w:rPr>
              <w:t xml:space="preserve"> </w:t>
            </w:r>
            <w:r w:rsidRPr="00E12F1B">
              <w:rPr>
                <w:rFonts w:ascii="Calibri Light" w:hAnsi="Calibri Light" w:cstheme="minorHAnsi"/>
                <w:noProof/>
                <w:sz w:val="20"/>
                <w:szCs w:val="20"/>
              </w:rPr>
              <w:t>Table | სასწავლო</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კურსის</w:t>
            </w:r>
            <w:r w:rsidRPr="00E12F1B">
              <w:rPr>
                <w:rFonts w:ascii="Calibri Light" w:hAnsi="Calibri Light" w:cstheme="minorHAnsi"/>
                <w:noProof/>
                <w:spacing w:val="51"/>
                <w:sz w:val="20"/>
                <w:szCs w:val="20"/>
              </w:rPr>
              <w:t xml:space="preserve"> </w:t>
            </w:r>
            <w:r w:rsidRPr="00E12F1B">
              <w:rPr>
                <w:rFonts w:ascii="Calibri Light" w:hAnsi="Calibri Light" w:cstheme="minorHAnsi"/>
                <w:noProof/>
                <w:sz w:val="20"/>
                <w:szCs w:val="20"/>
              </w:rPr>
              <w:t>სწავლების</w:t>
            </w:r>
          </w:p>
          <w:p w14:paraId="4ED26433" w14:textId="77777777" w:rsidR="001479A1" w:rsidRPr="00E12F1B" w:rsidRDefault="001479A1" w:rsidP="00AA70B8">
            <w:pPr>
              <w:pStyle w:val="TableParagraph"/>
              <w:spacing w:line="268" w:lineRule="exact"/>
              <w:ind w:left="105"/>
              <w:rPr>
                <w:rFonts w:ascii="Calibri Light" w:hAnsi="Calibri Light" w:cstheme="minorHAnsi"/>
                <w:noProof/>
                <w:sz w:val="20"/>
                <w:szCs w:val="20"/>
              </w:rPr>
            </w:pPr>
            <w:r w:rsidRPr="00E12F1B">
              <w:rPr>
                <w:rFonts w:ascii="Calibri Light" w:hAnsi="Calibri Light" w:cstheme="minorHAnsi"/>
                <w:noProof/>
                <w:sz w:val="20"/>
                <w:szCs w:val="20"/>
              </w:rPr>
              <w:t>განრიგი</w:t>
            </w:r>
          </w:p>
        </w:tc>
        <w:tc>
          <w:tcPr>
            <w:tcW w:w="8100" w:type="dxa"/>
          </w:tcPr>
          <w:p w14:paraId="785AD702" w14:textId="77777777" w:rsidR="001479A1" w:rsidRPr="00E12F1B" w:rsidRDefault="001479A1" w:rsidP="001479A1">
            <w:pPr>
              <w:pStyle w:val="TableParagraph"/>
              <w:spacing w:before="2"/>
              <w:rPr>
                <w:rFonts w:ascii="Calibri Light" w:hAnsi="Calibri Light" w:cstheme="minorHAnsi"/>
                <w:noProof/>
                <w:sz w:val="20"/>
                <w:szCs w:val="20"/>
              </w:rPr>
            </w:pPr>
          </w:p>
          <w:p w14:paraId="4FF769CD" w14:textId="77777777" w:rsidR="001479A1" w:rsidRPr="00E12F1B" w:rsidRDefault="001479A1" w:rsidP="001479A1">
            <w:pPr>
              <w:pStyle w:val="TableParagraph"/>
              <w:ind w:left="107"/>
              <w:rPr>
                <w:rFonts w:ascii="Calibri Light" w:hAnsi="Calibri Light" w:cstheme="minorHAnsi"/>
                <w:noProof/>
                <w:sz w:val="20"/>
                <w:szCs w:val="20"/>
              </w:rPr>
            </w:pPr>
            <w:r w:rsidRPr="00E12F1B">
              <w:rPr>
                <w:rFonts w:ascii="Calibri Light" w:hAnsi="Calibri Light" w:cstheme="minorHAnsi"/>
                <w:noProof/>
                <w:sz w:val="20"/>
                <w:szCs w:val="20"/>
              </w:rPr>
              <w:t>ANNE</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X</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2 |</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დანართი 2</w:t>
            </w:r>
          </w:p>
        </w:tc>
      </w:tr>
      <w:tr w:rsidR="001479A1" w:rsidRPr="00FE08B1" w14:paraId="07D25BC7" w14:textId="77777777" w:rsidTr="000E2B22">
        <w:trPr>
          <w:trHeight w:val="1449"/>
        </w:trPr>
        <w:tc>
          <w:tcPr>
            <w:tcW w:w="535" w:type="dxa"/>
            <w:tcBorders>
              <w:right w:val="single" w:sz="6" w:space="0" w:color="000000"/>
            </w:tcBorders>
            <w:shd w:val="clear" w:color="auto" w:fill="F1F1F1"/>
            <w:vAlign w:val="center"/>
          </w:tcPr>
          <w:p w14:paraId="5E95F23A" w14:textId="77777777" w:rsidR="001479A1" w:rsidRPr="00E12F1B" w:rsidRDefault="001479A1" w:rsidP="00AA70B8">
            <w:pPr>
              <w:pStyle w:val="TableParagraph"/>
              <w:spacing w:before="1"/>
              <w:ind w:left="107"/>
              <w:rPr>
                <w:rFonts w:ascii="Calibri Light" w:hAnsi="Calibri Light" w:cstheme="minorHAnsi"/>
                <w:noProof/>
                <w:sz w:val="20"/>
                <w:szCs w:val="20"/>
              </w:rPr>
            </w:pPr>
            <w:r w:rsidRPr="00E12F1B">
              <w:rPr>
                <w:rFonts w:ascii="Calibri Light" w:hAnsi="Calibri Light" w:cstheme="minorHAnsi"/>
                <w:noProof/>
                <w:sz w:val="20"/>
                <w:szCs w:val="20"/>
              </w:rPr>
              <w:t>12.</w:t>
            </w:r>
          </w:p>
        </w:tc>
        <w:tc>
          <w:tcPr>
            <w:tcW w:w="2070" w:type="dxa"/>
            <w:tcBorders>
              <w:left w:val="single" w:sz="6" w:space="0" w:color="000000"/>
            </w:tcBorders>
            <w:shd w:val="clear" w:color="auto" w:fill="F1F1F1"/>
            <w:vAlign w:val="center"/>
          </w:tcPr>
          <w:p w14:paraId="397A7D01" w14:textId="77777777" w:rsidR="001479A1" w:rsidRPr="00E12F1B" w:rsidRDefault="001479A1" w:rsidP="00AA70B8">
            <w:pPr>
              <w:pStyle w:val="TableParagraph"/>
              <w:spacing w:before="1"/>
              <w:ind w:left="105" w:right="206"/>
              <w:rPr>
                <w:rFonts w:ascii="Calibri Light" w:hAnsi="Calibri Light" w:cstheme="minorHAnsi"/>
                <w:noProof/>
                <w:sz w:val="20"/>
                <w:szCs w:val="20"/>
              </w:rPr>
            </w:pPr>
            <w:r w:rsidRPr="00E12F1B">
              <w:rPr>
                <w:rFonts w:ascii="Calibri Light" w:hAnsi="Calibri Light" w:cstheme="minorHAnsi"/>
                <w:noProof/>
                <w:sz w:val="20"/>
                <w:szCs w:val="20"/>
              </w:rPr>
              <w:t>Course Specific</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Additional Components |</w:t>
            </w:r>
            <w:r w:rsidRPr="00E12F1B">
              <w:rPr>
                <w:rFonts w:ascii="Calibri Light" w:hAnsi="Calibri Light" w:cstheme="minorHAnsi"/>
                <w:noProof/>
                <w:spacing w:val="-52"/>
                <w:sz w:val="20"/>
                <w:szCs w:val="20"/>
              </w:rPr>
              <w:t xml:space="preserve"> </w:t>
            </w:r>
            <w:r w:rsidRPr="00E12F1B">
              <w:rPr>
                <w:rFonts w:ascii="Calibri Light" w:hAnsi="Calibri Light" w:cstheme="minorHAnsi"/>
                <w:noProof/>
                <w:sz w:val="20"/>
                <w:szCs w:val="20"/>
              </w:rPr>
              <w:t>საგანმანათლებლო</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კურსის</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დამატებითი კომპონენტები</w:t>
            </w:r>
          </w:p>
        </w:tc>
        <w:tc>
          <w:tcPr>
            <w:tcW w:w="8100" w:type="dxa"/>
          </w:tcPr>
          <w:p w14:paraId="2B1A525A" w14:textId="77777777" w:rsidR="001479A1" w:rsidRPr="00E12F1B" w:rsidRDefault="001479A1" w:rsidP="001479A1">
            <w:pPr>
              <w:pStyle w:val="TableParagraph"/>
              <w:rPr>
                <w:rFonts w:ascii="Calibri Light" w:hAnsi="Calibri Light" w:cstheme="minorHAnsi"/>
                <w:noProof/>
                <w:sz w:val="20"/>
                <w:szCs w:val="20"/>
              </w:rPr>
            </w:pPr>
          </w:p>
          <w:p w14:paraId="2BD60902" w14:textId="77777777" w:rsidR="001479A1" w:rsidRPr="00E12F1B" w:rsidRDefault="001479A1" w:rsidP="001479A1">
            <w:pPr>
              <w:pStyle w:val="TableParagraph"/>
              <w:spacing w:before="2"/>
              <w:rPr>
                <w:rFonts w:ascii="Calibri Light" w:hAnsi="Calibri Light" w:cstheme="minorHAnsi"/>
                <w:noProof/>
                <w:sz w:val="20"/>
                <w:szCs w:val="20"/>
              </w:rPr>
            </w:pPr>
          </w:p>
          <w:p w14:paraId="4D24620D" w14:textId="77777777" w:rsidR="001479A1" w:rsidRPr="00E12F1B" w:rsidRDefault="001479A1" w:rsidP="001479A1">
            <w:pPr>
              <w:pStyle w:val="TableParagraph"/>
              <w:spacing w:before="1"/>
              <w:ind w:left="107"/>
              <w:rPr>
                <w:rFonts w:ascii="Calibri Light" w:hAnsi="Calibri Light" w:cstheme="minorHAnsi"/>
                <w:noProof/>
                <w:sz w:val="20"/>
                <w:szCs w:val="20"/>
              </w:rPr>
            </w:pPr>
            <w:r w:rsidRPr="00E12F1B">
              <w:rPr>
                <w:rFonts w:ascii="Calibri Light" w:hAnsi="Calibri Light" w:cstheme="minorHAnsi"/>
                <w:noProof/>
                <w:sz w:val="20"/>
                <w:szCs w:val="20"/>
              </w:rPr>
              <w:t>ANNEX</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3</w:t>
            </w:r>
            <w:r w:rsidRPr="00E12F1B">
              <w:rPr>
                <w:rFonts w:ascii="Calibri Light" w:hAnsi="Calibri Light" w:cstheme="minorHAnsi"/>
                <w:noProof/>
                <w:spacing w:val="1"/>
                <w:sz w:val="20"/>
                <w:szCs w:val="20"/>
              </w:rPr>
              <w:t xml:space="preserve"> </w:t>
            </w:r>
            <w:r w:rsidRPr="00E12F1B">
              <w:rPr>
                <w:rFonts w:ascii="Calibri Light" w:hAnsi="Calibri Light" w:cstheme="minorHAnsi"/>
                <w:noProof/>
                <w:sz w:val="20"/>
                <w:szCs w:val="20"/>
              </w:rPr>
              <w:t>|</w:t>
            </w:r>
            <w:r w:rsidRPr="00E12F1B">
              <w:rPr>
                <w:rFonts w:ascii="Calibri Light" w:hAnsi="Calibri Light" w:cstheme="minorHAnsi"/>
                <w:noProof/>
                <w:spacing w:val="-2"/>
                <w:sz w:val="20"/>
                <w:szCs w:val="20"/>
              </w:rPr>
              <w:t xml:space="preserve"> </w:t>
            </w:r>
            <w:r w:rsidRPr="00E12F1B">
              <w:rPr>
                <w:rFonts w:ascii="Calibri Light" w:hAnsi="Calibri Light" w:cstheme="minorHAnsi"/>
                <w:noProof/>
                <w:sz w:val="20"/>
                <w:szCs w:val="20"/>
              </w:rPr>
              <w:t>დანართი 3</w:t>
            </w:r>
          </w:p>
        </w:tc>
      </w:tr>
    </w:tbl>
    <w:p w14:paraId="676A9AF9" w14:textId="77777777" w:rsidR="004B193B" w:rsidRPr="00FE08B1" w:rsidRDefault="004B193B">
      <w:pPr>
        <w:rPr>
          <w:rFonts w:ascii="Calibri Light" w:hAnsi="Calibri Light" w:cstheme="minorHAnsi"/>
          <w:noProof/>
          <w:sz w:val="20"/>
        </w:rPr>
        <w:sectPr w:rsidR="004B193B" w:rsidRPr="00FE08B1" w:rsidSect="00FE08B1">
          <w:headerReference w:type="default" r:id="rId23"/>
          <w:footerReference w:type="default" r:id="rId24"/>
          <w:pgSz w:w="11910" w:h="16840"/>
          <w:pgMar w:top="720" w:right="720" w:bottom="720" w:left="720" w:header="298" w:footer="0" w:gutter="0"/>
          <w:cols w:space="720"/>
          <w:docGrid w:linePitch="299"/>
        </w:sectPr>
      </w:pPr>
    </w:p>
    <w:p w14:paraId="2279599B" w14:textId="186D8362" w:rsidR="004B193B" w:rsidRPr="00E12F1B" w:rsidRDefault="004A49BF" w:rsidP="00E12F1B">
      <w:pPr>
        <w:pStyle w:val="Heading1"/>
        <w:spacing w:before="0"/>
        <w:ind w:left="270"/>
        <w:rPr>
          <w:rFonts w:ascii="Calibri Light" w:hAnsi="Calibri Light" w:cstheme="minorHAnsi"/>
          <w:b/>
          <w:bCs/>
          <w:noProof/>
        </w:rPr>
      </w:pPr>
      <w:r w:rsidRPr="00E12F1B">
        <w:rPr>
          <w:rFonts w:ascii="Calibri Light" w:hAnsi="Calibri Light" w:cstheme="minorHAnsi"/>
          <w:b/>
          <w:bCs/>
          <w:noProof/>
          <w:color w:val="003358"/>
        </w:rPr>
        <w:lastRenderedPageBreak/>
        <w:t>ANNEX 1</w:t>
      </w:r>
      <w:r w:rsidRPr="00E12F1B">
        <w:rPr>
          <w:rFonts w:ascii="Calibri Light" w:hAnsi="Calibri Light" w:cstheme="minorHAnsi"/>
          <w:b/>
          <w:bCs/>
          <w:noProof/>
          <w:color w:val="003358"/>
          <w:spacing w:val="-3"/>
        </w:rPr>
        <w:t xml:space="preserve"> </w:t>
      </w:r>
      <w:r w:rsidRPr="00E12F1B">
        <w:rPr>
          <w:rFonts w:ascii="Calibri Light" w:hAnsi="Calibri Light" w:cstheme="minorHAnsi"/>
          <w:b/>
          <w:bCs/>
          <w:noProof/>
          <w:color w:val="003358"/>
        </w:rPr>
        <w:t>|</w:t>
      </w:r>
      <w:r w:rsidRPr="00E12F1B">
        <w:rPr>
          <w:rFonts w:ascii="Calibri Light" w:hAnsi="Calibri Light" w:cstheme="minorHAnsi"/>
          <w:b/>
          <w:bCs/>
          <w:noProof/>
          <w:color w:val="003358"/>
          <w:spacing w:val="1"/>
        </w:rPr>
        <w:t xml:space="preserve"> </w:t>
      </w:r>
      <w:r w:rsidRPr="00E12F1B">
        <w:rPr>
          <w:rFonts w:ascii="Calibri Light" w:hAnsi="Calibri Light" w:cstheme="minorHAnsi"/>
          <w:b/>
          <w:bCs/>
          <w:noProof/>
          <w:color w:val="003358"/>
        </w:rPr>
        <w:t>დანართი</w:t>
      </w:r>
      <w:r w:rsidRPr="00E12F1B">
        <w:rPr>
          <w:rFonts w:ascii="Calibri Light" w:hAnsi="Calibri Light" w:cstheme="minorHAnsi"/>
          <w:b/>
          <w:bCs/>
          <w:noProof/>
          <w:color w:val="003358"/>
          <w:spacing w:val="2"/>
        </w:rPr>
        <w:t xml:space="preserve"> </w:t>
      </w:r>
      <w:r w:rsidRPr="00E12F1B">
        <w:rPr>
          <w:rFonts w:ascii="Calibri Light" w:hAnsi="Calibri Light" w:cstheme="minorHAnsi"/>
          <w:b/>
          <w:bCs/>
          <w:noProof/>
          <w:color w:val="003358"/>
        </w:rPr>
        <w:t>1</w:t>
      </w:r>
    </w:p>
    <w:p w14:paraId="246F433C" w14:textId="77777777" w:rsidR="004B193B" w:rsidRPr="00E12F1B" w:rsidRDefault="004A49BF" w:rsidP="00E12F1B">
      <w:pPr>
        <w:ind w:left="280"/>
        <w:rPr>
          <w:rFonts w:ascii="Calibri Light" w:hAnsi="Calibri Light" w:cstheme="minorHAnsi"/>
          <w:b/>
          <w:bCs/>
          <w:noProof/>
          <w:sz w:val="28"/>
          <w:szCs w:val="28"/>
        </w:rPr>
      </w:pPr>
      <w:r w:rsidRPr="00E12F1B">
        <w:rPr>
          <w:rFonts w:ascii="Calibri Light" w:hAnsi="Calibri Light" w:cstheme="minorHAnsi"/>
          <w:b/>
          <w:bCs/>
          <w:noProof/>
          <w:color w:val="003358"/>
          <w:spacing w:val="-1"/>
          <w:sz w:val="28"/>
          <w:szCs w:val="28"/>
        </w:rPr>
        <w:t>I</w:t>
      </w:r>
      <w:r w:rsidRPr="00E12F1B">
        <w:rPr>
          <w:rFonts w:ascii="Calibri Light" w:hAnsi="Calibri Light" w:cstheme="minorHAnsi"/>
          <w:b/>
          <w:bCs/>
          <w:noProof/>
          <w:color w:val="003358"/>
          <w:spacing w:val="-1"/>
        </w:rPr>
        <w:t>NSTRUCTOR</w:t>
      </w:r>
      <w:r w:rsidRPr="00E12F1B">
        <w:rPr>
          <w:rFonts w:ascii="Calibri Light" w:hAnsi="Calibri Light" w:cstheme="minorHAnsi"/>
          <w:b/>
          <w:bCs/>
          <w:noProof/>
          <w:color w:val="003358"/>
        </w:rPr>
        <w:t xml:space="preserve"> </w:t>
      </w:r>
      <w:r w:rsidRPr="00E12F1B">
        <w:rPr>
          <w:rFonts w:ascii="Calibri Light" w:hAnsi="Calibri Light" w:cstheme="minorHAnsi"/>
          <w:b/>
          <w:bCs/>
          <w:noProof/>
          <w:color w:val="003358"/>
          <w:spacing w:val="-1"/>
          <w:sz w:val="28"/>
          <w:szCs w:val="28"/>
        </w:rPr>
        <w:t>A</w:t>
      </w:r>
      <w:r w:rsidRPr="00E12F1B">
        <w:rPr>
          <w:rFonts w:ascii="Calibri Light" w:hAnsi="Calibri Light" w:cstheme="minorHAnsi"/>
          <w:b/>
          <w:bCs/>
          <w:noProof/>
          <w:color w:val="003358"/>
          <w:spacing w:val="-1"/>
        </w:rPr>
        <w:t>PPROACH</w:t>
      </w:r>
      <w:r w:rsidRPr="00E12F1B">
        <w:rPr>
          <w:rFonts w:ascii="Calibri Light" w:hAnsi="Calibri Light" w:cstheme="minorHAnsi"/>
          <w:b/>
          <w:bCs/>
          <w:noProof/>
          <w:color w:val="003358"/>
        </w:rPr>
        <w:t xml:space="preserve"> TO</w:t>
      </w:r>
      <w:r w:rsidRPr="00E12F1B">
        <w:rPr>
          <w:rFonts w:ascii="Calibri Light" w:hAnsi="Calibri Light" w:cstheme="minorHAnsi"/>
          <w:b/>
          <w:bCs/>
          <w:noProof/>
          <w:color w:val="003358"/>
          <w:spacing w:val="-2"/>
        </w:rPr>
        <w:t xml:space="preserve"> </w:t>
      </w:r>
      <w:r w:rsidRPr="00E12F1B">
        <w:rPr>
          <w:rFonts w:ascii="Calibri Light" w:hAnsi="Calibri Light" w:cstheme="minorHAnsi"/>
          <w:b/>
          <w:bCs/>
          <w:noProof/>
          <w:color w:val="003358"/>
        </w:rPr>
        <w:t>THE</w:t>
      </w:r>
      <w:r w:rsidRPr="00E12F1B">
        <w:rPr>
          <w:rFonts w:ascii="Calibri Light" w:hAnsi="Calibri Light" w:cstheme="minorHAnsi"/>
          <w:b/>
          <w:bCs/>
          <w:noProof/>
          <w:color w:val="003358"/>
          <w:spacing w:val="-2"/>
        </w:rPr>
        <w:t xml:space="preserve"> </w:t>
      </w:r>
      <w:r w:rsidRPr="00E12F1B">
        <w:rPr>
          <w:rFonts w:ascii="Calibri Light" w:hAnsi="Calibri Light" w:cstheme="minorHAnsi"/>
          <w:b/>
          <w:bCs/>
          <w:noProof/>
          <w:color w:val="003358"/>
          <w:sz w:val="28"/>
          <w:szCs w:val="28"/>
        </w:rPr>
        <w:t>C</w:t>
      </w:r>
      <w:r w:rsidRPr="00E12F1B">
        <w:rPr>
          <w:rFonts w:ascii="Calibri Light" w:hAnsi="Calibri Light" w:cstheme="minorHAnsi"/>
          <w:b/>
          <w:bCs/>
          <w:noProof/>
          <w:color w:val="003358"/>
        </w:rPr>
        <w:t xml:space="preserve">OURSE </w:t>
      </w:r>
      <w:r w:rsidRPr="00E12F1B">
        <w:rPr>
          <w:rFonts w:ascii="Calibri Light" w:hAnsi="Calibri Light" w:cstheme="minorHAnsi"/>
          <w:b/>
          <w:bCs/>
          <w:noProof/>
          <w:color w:val="003358"/>
          <w:sz w:val="28"/>
          <w:szCs w:val="28"/>
        </w:rPr>
        <w:t>|</w:t>
      </w:r>
      <w:r w:rsidRPr="00E12F1B">
        <w:rPr>
          <w:rFonts w:ascii="Calibri Light" w:hAnsi="Calibri Light" w:cstheme="minorHAnsi"/>
          <w:b/>
          <w:bCs/>
          <w:noProof/>
          <w:color w:val="003358"/>
          <w:spacing w:val="-16"/>
          <w:sz w:val="28"/>
          <w:szCs w:val="28"/>
        </w:rPr>
        <w:t xml:space="preserve"> </w:t>
      </w:r>
      <w:r w:rsidRPr="00E12F1B">
        <w:rPr>
          <w:rFonts w:ascii="Calibri Light" w:hAnsi="Calibri Light" w:cstheme="minorHAnsi"/>
          <w:b/>
          <w:bCs/>
          <w:noProof/>
          <w:color w:val="003358"/>
          <w:sz w:val="28"/>
          <w:szCs w:val="28"/>
        </w:rPr>
        <w:t>სასწავლო</w:t>
      </w:r>
      <w:r w:rsidRPr="00E12F1B">
        <w:rPr>
          <w:rFonts w:ascii="Calibri Light" w:hAnsi="Calibri Light" w:cstheme="minorHAnsi"/>
          <w:b/>
          <w:bCs/>
          <w:noProof/>
          <w:color w:val="003358"/>
          <w:spacing w:val="-17"/>
          <w:sz w:val="28"/>
          <w:szCs w:val="28"/>
        </w:rPr>
        <w:t xml:space="preserve"> </w:t>
      </w:r>
      <w:r w:rsidRPr="00E12F1B">
        <w:rPr>
          <w:rFonts w:ascii="Calibri Light" w:hAnsi="Calibri Light" w:cstheme="minorHAnsi"/>
          <w:b/>
          <w:bCs/>
          <w:noProof/>
          <w:color w:val="003358"/>
          <w:sz w:val="28"/>
          <w:szCs w:val="28"/>
        </w:rPr>
        <w:t>კურსის</w:t>
      </w:r>
      <w:r w:rsidRPr="00E12F1B">
        <w:rPr>
          <w:rFonts w:ascii="Calibri Light" w:hAnsi="Calibri Light" w:cstheme="minorHAnsi"/>
          <w:b/>
          <w:bCs/>
          <w:noProof/>
          <w:color w:val="003358"/>
          <w:spacing w:val="-17"/>
          <w:sz w:val="28"/>
          <w:szCs w:val="28"/>
        </w:rPr>
        <w:t xml:space="preserve"> </w:t>
      </w:r>
      <w:r w:rsidRPr="00E12F1B">
        <w:rPr>
          <w:rFonts w:ascii="Calibri Light" w:hAnsi="Calibri Light" w:cstheme="minorHAnsi"/>
          <w:b/>
          <w:bCs/>
          <w:noProof/>
          <w:color w:val="003358"/>
          <w:sz w:val="28"/>
          <w:szCs w:val="28"/>
        </w:rPr>
        <w:t>ლექტორის</w:t>
      </w:r>
      <w:r w:rsidRPr="00E12F1B">
        <w:rPr>
          <w:rFonts w:ascii="Calibri Light" w:hAnsi="Calibri Light" w:cstheme="minorHAnsi"/>
          <w:b/>
          <w:bCs/>
          <w:noProof/>
          <w:color w:val="003358"/>
          <w:spacing w:val="-14"/>
          <w:sz w:val="28"/>
          <w:szCs w:val="28"/>
        </w:rPr>
        <w:t xml:space="preserve"> </w:t>
      </w:r>
      <w:r w:rsidRPr="00E12F1B">
        <w:rPr>
          <w:rFonts w:ascii="Calibri Light" w:hAnsi="Calibri Light" w:cstheme="minorHAnsi"/>
          <w:b/>
          <w:bCs/>
          <w:noProof/>
          <w:color w:val="003358"/>
          <w:sz w:val="28"/>
          <w:szCs w:val="28"/>
        </w:rPr>
        <w:t>მიდგომა</w:t>
      </w:r>
    </w:p>
    <w:p w14:paraId="5B7329EA" w14:textId="77777777" w:rsidR="004B193B" w:rsidRPr="00FE08B1" w:rsidRDefault="004B193B">
      <w:pPr>
        <w:pStyle w:val="BodyText"/>
        <w:spacing w:before="5"/>
        <w:rPr>
          <w:rFonts w:ascii="Calibri Light" w:hAnsi="Calibri Light" w:cstheme="minorHAnsi"/>
          <w:noProof/>
          <w:sz w:val="14"/>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3"/>
        <w:gridCol w:w="6315"/>
      </w:tblGrid>
      <w:tr w:rsidR="004B193B" w:rsidRPr="00FE08B1" w14:paraId="606DC028" w14:textId="77777777" w:rsidTr="000E2B22">
        <w:trPr>
          <w:trHeight w:val="316"/>
        </w:trPr>
        <w:tc>
          <w:tcPr>
            <w:tcW w:w="4123" w:type="dxa"/>
            <w:tcBorders>
              <w:left w:val="nil"/>
            </w:tcBorders>
            <w:shd w:val="clear" w:color="auto" w:fill="F1F1F1"/>
          </w:tcPr>
          <w:p w14:paraId="6C1BDD08" w14:textId="77777777" w:rsidR="004B193B" w:rsidRPr="00AA70B8" w:rsidRDefault="004A49BF">
            <w:pPr>
              <w:pStyle w:val="TableParagraph"/>
              <w:spacing w:before="1"/>
              <w:ind w:left="107"/>
              <w:rPr>
                <w:rFonts w:ascii="Calibri Light" w:hAnsi="Calibri Light" w:cs="Calibri Light"/>
                <w:b/>
                <w:noProof/>
              </w:rPr>
            </w:pPr>
            <w:r w:rsidRPr="00AA70B8">
              <w:rPr>
                <w:rFonts w:ascii="Calibri Light" w:hAnsi="Calibri Light" w:cs="Calibri Light"/>
                <w:b/>
                <w:noProof/>
              </w:rPr>
              <w:t>COURSE</w:t>
            </w:r>
            <w:r w:rsidRPr="00AA70B8">
              <w:rPr>
                <w:rFonts w:ascii="Calibri Light" w:hAnsi="Calibri Light" w:cs="Calibri Light"/>
                <w:b/>
                <w:noProof/>
                <w:spacing w:val="-1"/>
              </w:rPr>
              <w:t xml:space="preserve"> </w:t>
            </w:r>
            <w:r w:rsidRPr="00AA70B8">
              <w:rPr>
                <w:rFonts w:ascii="Calibri Light" w:hAnsi="Calibri Light" w:cs="Calibri Light"/>
                <w:b/>
                <w:noProof/>
              </w:rPr>
              <w:t>|</w:t>
            </w:r>
            <w:r w:rsidRPr="00AA70B8">
              <w:rPr>
                <w:rFonts w:ascii="Calibri Light" w:hAnsi="Calibri Light" w:cs="Calibri Light"/>
                <w:b/>
                <w:noProof/>
                <w:spacing w:val="-1"/>
              </w:rPr>
              <w:t xml:space="preserve"> </w:t>
            </w:r>
            <w:r w:rsidRPr="00AA70B8">
              <w:rPr>
                <w:rFonts w:ascii="Calibri Light" w:hAnsi="Calibri Light" w:cs="Calibri Light"/>
                <w:b/>
                <w:noProof/>
              </w:rPr>
              <w:t>სასწავლო</w:t>
            </w:r>
            <w:r w:rsidRPr="00AA70B8">
              <w:rPr>
                <w:rFonts w:ascii="Calibri Light" w:hAnsi="Calibri Light" w:cs="Calibri Light"/>
                <w:b/>
                <w:noProof/>
                <w:spacing w:val="-1"/>
              </w:rPr>
              <w:t xml:space="preserve"> </w:t>
            </w:r>
            <w:r w:rsidRPr="00AA70B8">
              <w:rPr>
                <w:rFonts w:ascii="Calibri Light" w:hAnsi="Calibri Light" w:cs="Calibri Light"/>
                <w:b/>
                <w:noProof/>
              </w:rPr>
              <w:t>კურსი</w:t>
            </w:r>
          </w:p>
        </w:tc>
        <w:tc>
          <w:tcPr>
            <w:tcW w:w="6315" w:type="dxa"/>
            <w:tcBorders>
              <w:right w:val="nil"/>
            </w:tcBorders>
          </w:tcPr>
          <w:p w14:paraId="03FB72BF" w14:textId="3273EFF1" w:rsidR="004B193B" w:rsidRPr="00AA70B8" w:rsidRDefault="00F23109">
            <w:pPr>
              <w:pStyle w:val="TableParagraph"/>
              <w:spacing w:line="296" w:lineRule="exact"/>
              <w:ind w:left="102"/>
              <w:rPr>
                <w:rFonts w:ascii="Calibri Light" w:hAnsi="Calibri Light" w:cs="Calibri Light"/>
                <w:b/>
                <w:bCs/>
                <w:noProof/>
              </w:rPr>
            </w:pPr>
            <w:r w:rsidRPr="00AA70B8">
              <w:rPr>
                <w:rFonts w:ascii="Calibri Light" w:hAnsi="Calibri Light" w:cs="Calibri Light"/>
                <w:b/>
                <w:bCs/>
                <w:noProof/>
              </w:rPr>
              <w:t>PRINCIPLES OF PROJECT MANAGEMENT</w:t>
            </w:r>
          </w:p>
        </w:tc>
      </w:tr>
      <w:tr w:rsidR="004B193B" w:rsidRPr="00FE08B1" w14:paraId="0B235CEB" w14:textId="77777777" w:rsidTr="000E2B22">
        <w:trPr>
          <w:trHeight w:val="290"/>
        </w:trPr>
        <w:tc>
          <w:tcPr>
            <w:tcW w:w="4123" w:type="dxa"/>
            <w:tcBorders>
              <w:left w:val="nil"/>
            </w:tcBorders>
            <w:shd w:val="clear" w:color="auto" w:fill="F1F1F1"/>
          </w:tcPr>
          <w:p w14:paraId="6D71B644" w14:textId="77777777" w:rsidR="004B193B" w:rsidRPr="00AA70B8" w:rsidRDefault="004A49BF">
            <w:pPr>
              <w:pStyle w:val="TableParagraph"/>
              <w:spacing w:before="1" w:line="269" w:lineRule="exact"/>
              <w:ind w:left="107"/>
              <w:rPr>
                <w:rFonts w:ascii="Calibri Light" w:hAnsi="Calibri Light" w:cs="Calibri Light"/>
                <w:b/>
                <w:noProof/>
              </w:rPr>
            </w:pPr>
            <w:r w:rsidRPr="00AA70B8">
              <w:rPr>
                <w:rFonts w:ascii="Calibri Light" w:hAnsi="Calibri Light" w:cs="Calibri Light"/>
                <w:b/>
                <w:noProof/>
              </w:rPr>
              <w:t>INSTRUCTOR</w:t>
            </w:r>
            <w:r w:rsidRPr="00AA70B8">
              <w:rPr>
                <w:rFonts w:ascii="Calibri Light" w:hAnsi="Calibri Light" w:cs="Calibri Light"/>
                <w:b/>
                <w:noProof/>
                <w:spacing w:val="-2"/>
              </w:rPr>
              <w:t xml:space="preserve"> </w:t>
            </w:r>
            <w:r w:rsidRPr="00AA70B8">
              <w:rPr>
                <w:rFonts w:ascii="Calibri Light" w:hAnsi="Calibri Light" w:cs="Calibri Light"/>
                <w:b/>
                <w:noProof/>
              </w:rPr>
              <w:t>|</w:t>
            </w:r>
            <w:r w:rsidRPr="00AA70B8">
              <w:rPr>
                <w:rFonts w:ascii="Calibri Light" w:hAnsi="Calibri Light" w:cs="Calibri Light"/>
                <w:b/>
                <w:noProof/>
                <w:spacing w:val="-2"/>
              </w:rPr>
              <w:t xml:space="preserve"> </w:t>
            </w:r>
            <w:r w:rsidRPr="00AA70B8">
              <w:rPr>
                <w:rFonts w:ascii="Calibri Light" w:hAnsi="Calibri Light" w:cs="Calibri Light"/>
                <w:b/>
                <w:noProof/>
              </w:rPr>
              <w:t>ლექტორი</w:t>
            </w:r>
          </w:p>
        </w:tc>
        <w:tc>
          <w:tcPr>
            <w:tcW w:w="6315" w:type="dxa"/>
            <w:tcBorders>
              <w:right w:val="nil"/>
            </w:tcBorders>
          </w:tcPr>
          <w:p w14:paraId="3E6A3295" w14:textId="77777777" w:rsidR="004B193B" w:rsidRPr="00AA70B8" w:rsidRDefault="004A49BF">
            <w:pPr>
              <w:pStyle w:val="TableParagraph"/>
              <w:spacing w:before="1" w:line="269" w:lineRule="exact"/>
              <w:ind w:left="102"/>
              <w:rPr>
                <w:rFonts w:ascii="Calibri Light" w:hAnsi="Calibri Light" w:cs="Calibri Light"/>
                <w:noProof/>
              </w:rPr>
            </w:pPr>
            <w:r w:rsidRPr="00AA70B8">
              <w:rPr>
                <w:rFonts w:ascii="Calibri Light" w:hAnsi="Calibri Light" w:cs="Calibri Light"/>
                <w:noProof/>
              </w:rPr>
              <w:t>Dr.</w:t>
            </w:r>
            <w:r w:rsidRPr="00AA70B8">
              <w:rPr>
                <w:rFonts w:ascii="Calibri Light" w:hAnsi="Calibri Light" w:cs="Calibri Light"/>
                <w:noProof/>
                <w:spacing w:val="-2"/>
              </w:rPr>
              <w:t xml:space="preserve"> </w:t>
            </w:r>
            <w:r w:rsidRPr="00AA70B8">
              <w:rPr>
                <w:rFonts w:ascii="Calibri Light" w:hAnsi="Calibri Light" w:cs="Calibri Light"/>
                <w:noProof/>
              </w:rPr>
              <w:t>Akaki</w:t>
            </w:r>
            <w:r w:rsidRPr="00AA70B8">
              <w:rPr>
                <w:rFonts w:ascii="Calibri Light" w:hAnsi="Calibri Light" w:cs="Calibri Light"/>
                <w:noProof/>
                <w:spacing w:val="-1"/>
              </w:rPr>
              <w:t xml:space="preserve"> </w:t>
            </w:r>
            <w:r w:rsidRPr="00AA70B8">
              <w:rPr>
                <w:rFonts w:ascii="Calibri Light" w:hAnsi="Calibri Light" w:cs="Calibri Light"/>
                <w:noProof/>
              </w:rPr>
              <w:t>Kheladze</w:t>
            </w:r>
          </w:p>
        </w:tc>
      </w:tr>
      <w:tr w:rsidR="004B193B" w:rsidRPr="00FE08B1" w14:paraId="25AC60D4" w14:textId="77777777" w:rsidTr="000E2B22">
        <w:trPr>
          <w:trHeight w:val="290"/>
        </w:trPr>
        <w:tc>
          <w:tcPr>
            <w:tcW w:w="4123" w:type="dxa"/>
            <w:tcBorders>
              <w:left w:val="nil"/>
            </w:tcBorders>
            <w:shd w:val="clear" w:color="auto" w:fill="F1F1F1"/>
          </w:tcPr>
          <w:p w14:paraId="66B04E3A" w14:textId="77777777" w:rsidR="004B193B" w:rsidRPr="00AA70B8" w:rsidRDefault="004A49BF">
            <w:pPr>
              <w:pStyle w:val="TableParagraph"/>
              <w:spacing w:before="1" w:line="269" w:lineRule="exact"/>
              <w:ind w:left="107"/>
              <w:rPr>
                <w:rFonts w:ascii="Calibri Light" w:hAnsi="Calibri Light" w:cs="Calibri Light"/>
                <w:b/>
                <w:noProof/>
              </w:rPr>
            </w:pPr>
            <w:r w:rsidRPr="00AA70B8">
              <w:rPr>
                <w:rFonts w:ascii="Calibri Light" w:hAnsi="Calibri Light" w:cs="Calibri Light"/>
                <w:b/>
                <w:noProof/>
              </w:rPr>
              <w:t>CONTACT</w:t>
            </w:r>
            <w:r w:rsidRPr="00AA70B8">
              <w:rPr>
                <w:rFonts w:ascii="Calibri Light" w:hAnsi="Calibri Light" w:cs="Calibri Light"/>
                <w:b/>
                <w:noProof/>
                <w:spacing w:val="-1"/>
              </w:rPr>
              <w:t xml:space="preserve"> </w:t>
            </w:r>
            <w:r w:rsidRPr="00AA70B8">
              <w:rPr>
                <w:rFonts w:ascii="Calibri Light" w:hAnsi="Calibri Light" w:cs="Calibri Light"/>
                <w:b/>
                <w:noProof/>
              </w:rPr>
              <w:t>|</w:t>
            </w:r>
            <w:r w:rsidRPr="00AA70B8">
              <w:rPr>
                <w:rFonts w:ascii="Calibri Light" w:hAnsi="Calibri Light" w:cs="Calibri Light"/>
                <w:b/>
                <w:noProof/>
                <w:spacing w:val="-2"/>
              </w:rPr>
              <w:t xml:space="preserve"> </w:t>
            </w:r>
            <w:r w:rsidRPr="00AA70B8">
              <w:rPr>
                <w:rFonts w:ascii="Calibri Light" w:hAnsi="Calibri Light" w:cs="Calibri Light"/>
                <w:b/>
                <w:noProof/>
              </w:rPr>
              <w:t>საკონტაქტო</w:t>
            </w:r>
            <w:r w:rsidRPr="00AA70B8">
              <w:rPr>
                <w:rFonts w:ascii="Calibri Light" w:hAnsi="Calibri Light" w:cs="Calibri Light"/>
                <w:b/>
                <w:noProof/>
                <w:spacing w:val="-4"/>
              </w:rPr>
              <w:t xml:space="preserve"> </w:t>
            </w:r>
            <w:r w:rsidRPr="00AA70B8">
              <w:rPr>
                <w:rFonts w:ascii="Calibri Light" w:hAnsi="Calibri Light" w:cs="Calibri Light"/>
                <w:b/>
                <w:noProof/>
              </w:rPr>
              <w:t>ინფორმაცია</w:t>
            </w:r>
          </w:p>
        </w:tc>
        <w:tc>
          <w:tcPr>
            <w:tcW w:w="6315" w:type="dxa"/>
            <w:tcBorders>
              <w:right w:val="nil"/>
            </w:tcBorders>
          </w:tcPr>
          <w:p w14:paraId="14B60361" w14:textId="77777777" w:rsidR="004B193B" w:rsidRPr="00AA70B8" w:rsidRDefault="004A49BF">
            <w:pPr>
              <w:pStyle w:val="TableParagraph"/>
              <w:spacing w:before="1" w:line="269" w:lineRule="exact"/>
              <w:ind w:left="102"/>
              <w:rPr>
                <w:rFonts w:ascii="Calibri Light" w:hAnsi="Calibri Light" w:cs="Calibri Light"/>
                <w:noProof/>
              </w:rPr>
            </w:pPr>
            <w:hyperlink r:id="rId25">
              <w:r w:rsidRPr="00AA70B8">
                <w:rPr>
                  <w:rFonts w:ascii="Calibri Light" w:hAnsi="Calibri Light" w:cs="Calibri Light"/>
                  <w:noProof/>
                  <w:color w:val="0462C1"/>
                  <w:u w:val="single" w:color="0462C1"/>
                </w:rPr>
                <w:t>akaki.kheladze@kiu.edu.ge</w:t>
              </w:r>
            </w:hyperlink>
          </w:p>
        </w:tc>
      </w:tr>
    </w:tbl>
    <w:p w14:paraId="610B6E85" w14:textId="77777777" w:rsidR="004B193B" w:rsidRPr="00FE08B1" w:rsidRDefault="004B193B">
      <w:pPr>
        <w:pStyle w:val="BodyText"/>
        <w:rPr>
          <w:rFonts w:ascii="Calibri Light" w:hAnsi="Calibri Light" w:cstheme="minorHAnsi"/>
          <w:noProof/>
        </w:rPr>
      </w:pPr>
    </w:p>
    <w:p w14:paraId="0E9BC56D" w14:textId="77777777" w:rsidR="004B193B" w:rsidRPr="00FE08B1" w:rsidRDefault="004B193B" w:rsidP="000E2B22">
      <w:pPr>
        <w:pStyle w:val="BodyText"/>
        <w:rPr>
          <w:rFonts w:ascii="Calibri Light" w:hAnsi="Calibri Light" w:cstheme="minorHAnsi"/>
          <w:noProof/>
          <w:sz w:val="15"/>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2610"/>
        <w:gridCol w:w="7424"/>
      </w:tblGrid>
      <w:tr w:rsidR="004B193B" w:rsidRPr="00FE08B1" w14:paraId="0BC409F7" w14:textId="77777777" w:rsidTr="000E2B22">
        <w:trPr>
          <w:trHeight w:val="263"/>
        </w:trPr>
        <w:tc>
          <w:tcPr>
            <w:tcW w:w="425" w:type="dxa"/>
            <w:vMerge w:val="restart"/>
            <w:shd w:val="clear" w:color="auto" w:fill="F1F1F1"/>
            <w:vAlign w:val="center"/>
          </w:tcPr>
          <w:p w14:paraId="11154832" w14:textId="77777777" w:rsidR="004B193B" w:rsidRPr="00FE08B1" w:rsidRDefault="004A49BF" w:rsidP="00AA70B8">
            <w:pPr>
              <w:pStyle w:val="TableParagraph"/>
              <w:ind w:left="107"/>
              <w:rPr>
                <w:rFonts w:ascii="Calibri Light" w:hAnsi="Calibri Light" w:cstheme="minorHAnsi"/>
                <w:noProof/>
              </w:rPr>
            </w:pPr>
            <w:r w:rsidRPr="00FE08B1">
              <w:rPr>
                <w:rFonts w:ascii="Calibri Light" w:hAnsi="Calibri Light" w:cstheme="minorHAnsi"/>
                <w:noProof/>
              </w:rPr>
              <w:t>1.</w:t>
            </w:r>
          </w:p>
        </w:tc>
        <w:tc>
          <w:tcPr>
            <w:tcW w:w="2610" w:type="dxa"/>
            <w:vMerge w:val="restart"/>
            <w:shd w:val="clear" w:color="auto" w:fill="F1F1F1"/>
            <w:vAlign w:val="center"/>
          </w:tcPr>
          <w:p w14:paraId="14E8A24B" w14:textId="77777777" w:rsidR="004B193B" w:rsidRPr="00AA70B8" w:rsidRDefault="004A49BF" w:rsidP="005A6FAD">
            <w:pPr>
              <w:pStyle w:val="TableParagraph"/>
              <w:ind w:left="107" w:right="82"/>
              <w:rPr>
                <w:rFonts w:ascii="Calibri Light" w:hAnsi="Calibri Light" w:cs="Calibri Light"/>
                <w:noProof/>
                <w:sz w:val="20"/>
                <w:szCs w:val="20"/>
              </w:rPr>
            </w:pPr>
            <w:r w:rsidRPr="00AA70B8">
              <w:rPr>
                <w:rFonts w:ascii="Calibri Light" w:hAnsi="Calibri Light" w:cs="Calibri Light"/>
                <w:noProof/>
                <w:sz w:val="20"/>
                <w:szCs w:val="20"/>
              </w:rPr>
              <w:t>Instructor Approach to the Course |</w:t>
            </w:r>
            <w:r w:rsidRPr="00AA70B8">
              <w:rPr>
                <w:rFonts w:ascii="Calibri Light" w:hAnsi="Calibri Light" w:cs="Calibri Light"/>
                <w:noProof/>
                <w:spacing w:val="-52"/>
                <w:sz w:val="20"/>
                <w:szCs w:val="20"/>
              </w:rPr>
              <w:t xml:space="preserve"> </w:t>
            </w:r>
            <w:r w:rsidRPr="00AA70B8">
              <w:rPr>
                <w:rFonts w:ascii="Calibri Light" w:hAnsi="Calibri Light" w:cs="Calibri Light"/>
                <w:noProof/>
                <w:sz w:val="20"/>
                <w:szCs w:val="20"/>
              </w:rPr>
              <w:t>ლექტორის მიდგომა სასწავლო</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კურსისადმი</w:t>
            </w:r>
          </w:p>
        </w:tc>
        <w:tc>
          <w:tcPr>
            <w:tcW w:w="7424" w:type="dxa"/>
            <w:shd w:val="clear" w:color="auto" w:fill="F1F1F1"/>
          </w:tcPr>
          <w:p w14:paraId="3BA6DEF4" w14:textId="77777777" w:rsidR="004B193B" w:rsidRPr="00AA70B8" w:rsidRDefault="004A49BF">
            <w:pPr>
              <w:pStyle w:val="TableParagraph"/>
              <w:spacing w:line="244" w:lineRule="exact"/>
              <w:ind w:left="107"/>
              <w:rPr>
                <w:rFonts w:ascii="Calibri Light" w:hAnsi="Calibri Light" w:cs="Calibri Light"/>
                <w:noProof/>
                <w:sz w:val="20"/>
                <w:szCs w:val="20"/>
              </w:rPr>
            </w:pPr>
            <w:r w:rsidRPr="00AA70B8">
              <w:rPr>
                <w:rFonts w:ascii="Calibri Light" w:hAnsi="Calibri Light" w:cs="Calibri Light"/>
                <w:noProof/>
                <w:w w:val="95"/>
                <w:sz w:val="20"/>
                <w:szCs w:val="20"/>
              </w:rPr>
              <w:t>Teaching</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philosophy,</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values,</w:t>
            </w:r>
            <w:r w:rsidRPr="00AA70B8">
              <w:rPr>
                <w:rFonts w:ascii="Calibri Light" w:hAnsi="Calibri Light" w:cs="Calibri Light"/>
                <w:noProof/>
                <w:spacing w:val="2"/>
                <w:w w:val="95"/>
                <w:sz w:val="20"/>
                <w:szCs w:val="20"/>
              </w:rPr>
              <w:t xml:space="preserve"> </w:t>
            </w:r>
            <w:r w:rsidRPr="00AA70B8">
              <w:rPr>
                <w:rFonts w:ascii="Calibri Light" w:hAnsi="Calibri Light" w:cs="Calibri Light"/>
                <w:noProof/>
                <w:w w:val="95"/>
                <w:sz w:val="20"/>
                <w:szCs w:val="20"/>
              </w:rPr>
              <w:t>approaches,</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etc.</w:t>
            </w:r>
          </w:p>
        </w:tc>
      </w:tr>
      <w:tr w:rsidR="004B193B" w:rsidRPr="00FE08B1" w14:paraId="31DCB754" w14:textId="77777777" w:rsidTr="000E2B22">
        <w:trPr>
          <w:trHeight w:val="3752"/>
        </w:trPr>
        <w:tc>
          <w:tcPr>
            <w:tcW w:w="425" w:type="dxa"/>
            <w:vMerge/>
            <w:tcBorders>
              <w:top w:val="nil"/>
            </w:tcBorders>
            <w:shd w:val="clear" w:color="auto" w:fill="F1F1F1"/>
            <w:vAlign w:val="center"/>
          </w:tcPr>
          <w:p w14:paraId="7ABEFB9B" w14:textId="77777777" w:rsidR="004B193B" w:rsidRPr="00FE08B1" w:rsidRDefault="004B193B" w:rsidP="00AA70B8">
            <w:pPr>
              <w:rPr>
                <w:rFonts w:ascii="Calibri Light" w:hAnsi="Calibri Light" w:cstheme="minorHAnsi"/>
                <w:noProof/>
                <w:sz w:val="2"/>
                <w:szCs w:val="2"/>
              </w:rPr>
            </w:pPr>
          </w:p>
        </w:tc>
        <w:tc>
          <w:tcPr>
            <w:tcW w:w="2610" w:type="dxa"/>
            <w:vMerge/>
            <w:tcBorders>
              <w:top w:val="nil"/>
            </w:tcBorders>
            <w:shd w:val="clear" w:color="auto" w:fill="F1F1F1"/>
            <w:vAlign w:val="center"/>
          </w:tcPr>
          <w:p w14:paraId="0BC74FF7" w14:textId="77777777" w:rsidR="004B193B" w:rsidRPr="00AA70B8" w:rsidRDefault="004B193B" w:rsidP="005A6FAD">
            <w:pPr>
              <w:rPr>
                <w:rFonts w:ascii="Calibri Light" w:hAnsi="Calibri Light" w:cs="Calibri Light"/>
                <w:noProof/>
                <w:sz w:val="20"/>
                <w:szCs w:val="20"/>
              </w:rPr>
            </w:pPr>
          </w:p>
        </w:tc>
        <w:tc>
          <w:tcPr>
            <w:tcW w:w="7424" w:type="dxa"/>
          </w:tcPr>
          <w:p w14:paraId="78536482" w14:textId="0512DCD3" w:rsidR="004B193B" w:rsidRPr="00AA70B8" w:rsidRDefault="004A49BF">
            <w:pPr>
              <w:pStyle w:val="TableParagraph"/>
              <w:ind w:left="107" w:right="94"/>
              <w:jc w:val="both"/>
              <w:rPr>
                <w:rFonts w:ascii="Calibri Light" w:hAnsi="Calibri Light" w:cs="Calibri Light"/>
                <w:noProof/>
                <w:sz w:val="20"/>
                <w:szCs w:val="20"/>
              </w:rPr>
            </w:pPr>
            <w:r w:rsidRPr="00AA70B8">
              <w:rPr>
                <w:rFonts w:ascii="Calibri Light" w:hAnsi="Calibri Light" w:cs="Calibri Light"/>
                <w:noProof/>
                <w:sz w:val="20"/>
                <w:szCs w:val="20"/>
              </w:rPr>
              <w:t>Along with explaining theoretical concepts and frameworks, course hours</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 xml:space="preserve">will be used to guide you </w:t>
            </w:r>
            <w:r w:rsidR="00E5226F" w:rsidRPr="00AA70B8">
              <w:rPr>
                <w:rFonts w:ascii="Calibri Light" w:hAnsi="Calibri Light" w:cs="Calibri Light"/>
                <w:noProof/>
                <w:sz w:val="20"/>
                <w:szCs w:val="20"/>
              </w:rPr>
              <w:t>for the project plan / proposal preparation process. During a seminar sessions, importnat</w:t>
            </w:r>
            <w:r w:rsidRPr="00AA70B8">
              <w:rPr>
                <w:rFonts w:ascii="Calibri Light" w:hAnsi="Calibri Light" w:cs="Calibri Light"/>
                <w:noProof/>
                <w:sz w:val="20"/>
                <w:szCs w:val="20"/>
              </w:rPr>
              <w:t xml:space="preserve"> aspect</w:t>
            </w:r>
            <w:r w:rsidR="00E5226F" w:rsidRPr="00AA70B8">
              <w:rPr>
                <w:rFonts w:ascii="Calibri Light" w:hAnsi="Calibri Light" w:cs="Calibri Light"/>
                <w:noProof/>
                <w:sz w:val="20"/>
                <w:szCs w:val="20"/>
              </w:rPr>
              <w:t>s</w:t>
            </w:r>
            <w:r w:rsidRPr="00AA70B8">
              <w:rPr>
                <w:rFonts w:ascii="Calibri Light" w:hAnsi="Calibri Light" w:cs="Calibri Light"/>
                <w:noProof/>
                <w:sz w:val="20"/>
                <w:szCs w:val="20"/>
              </w:rPr>
              <w:t xml:space="preserve"> of developing a </w:t>
            </w:r>
            <w:r w:rsidR="00E5226F" w:rsidRPr="00AA70B8">
              <w:rPr>
                <w:rFonts w:ascii="Calibri Light" w:hAnsi="Calibri Light" w:cs="Calibri Light"/>
                <w:noProof/>
                <w:sz w:val="20"/>
                <w:szCs w:val="20"/>
              </w:rPr>
              <w:t>project plan / proposal</w:t>
            </w:r>
            <w:r w:rsidRPr="00AA70B8">
              <w:rPr>
                <w:rFonts w:ascii="Calibri Light" w:hAnsi="Calibri Light" w:cs="Calibri Light"/>
                <w:noProof/>
                <w:sz w:val="20"/>
                <w:szCs w:val="20"/>
              </w:rPr>
              <w:t xml:space="preserve"> will be discussed.</w:t>
            </w:r>
            <w:r w:rsidRPr="00AA70B8">
              <w:rPr>
                <w:rFonts w:ascii="Calibri Light" w:hAnsi="Calibri Light" w:cs="Calibri Light"/>
                <w:noProof/>
                <w:spacing w:val="-47"/>
                <w:sz w:val="20"/>
                <w:szCs w:val="20"/>
              </w:rPr>
              <w:t xml:space="preserve"> </w:t>
            </w:r>
            <w:r w:rsidRPr="00AA70B8">
              <w:rPr>
                <w:rFonts w:ascii="Calibri Light" w:hAnsi="Calibri Light" w:cs="Calibri Light"/>
                <w:noProof/>
                <w:sz w:val="20"/>
                <w:szCs w:val="20"/>
              </w:rPr>
              <w:t xml:space="preserve">You will be </w:t>
            </w:r>
            <w:r w:rsidR="00E5226F" w:rsidRPr="00AA70B8">
              <w:rPr>
                <w:rFonts w:ascii="Calibri Light" w:hAnsi="Calibri Light" w:cs="Calibri Light"/>
                <w:noProof/>
                <w:sz w:val="20"/>
                <w:szCs w:val="20"/>
              </w:rPr>
              <w:t>given an</w:t>
            </w:r>
            <w:r w:rsidRPr="00AA70B8">
              <w:rPr>
                <w:rFonts w:ascii="Calibri Light" w:hAnsi="Calibri Light" w:cs="Calibri Light"/>
                <w:noProof/>
                <w:sz w:val="20"/>
                <w:szCs w:val="20"/>
              </w:rPr>
              <w:t xml:space="preserve"> adequate time to work on </w:t>
            </w:r>
            <w:r w:rsidR="00E5226F" w:rsidRPr="00AA70B8">
              <w:rPr>
                <w:rFonts w:ascii="Calibri Light" w:hAnsi="Calibri Light" w:cs="Calibri Light"/>
                <w:noProof/>
                <w:sz w:val="20"/>
                <w:szCs w:val="20"/>
              </w:rPr>
              <w:t xml:space="preserve">assignments, </w:t>
            </w:r>
            <w:r w:rsidRPr="00AA70B8">
              <w:rPr>
                <w:rFonts w:ascii="Calibri Light" w:hAnsi="Calibri Light" w:cs="Calibri Light"/>
                <w:noProof/>
                <w:sz w:val="20"/>
                <w:szCs w:val="20"/>
              </w:rPr>
              <w:t xml:space="preserve">using </w:t>
            </w:r>
            <w:r w:rsidR="00E5226F" w:rsidRPr="00AA70B8">
              <w:rPr>
                <w:rFonts w:ascii="Calibri Light" w:hAnsi="Calibri Light" w:cs="Calibri Light"/>
                <w:noProof/>
                <w:sz w:val="20"/>
                <w:szCs w:val="20"/>
              </w:rPr>
              <w:t>a</w:t>
            </w:r>
            <w:r w:rsidRPr="00AA70B8">
              <w:rPr>
                <w:rFonts w:ascii="Calibri Light" w:hAnsi="Calibri Light" w:cs="Calibri Light"/>
                <w:noProof/>
                <w:sz w:val="20"/>
                <w:szCs w:val="20"/>
              </w:rPr>
              <w:t xml:space="preserve"> new</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 xml:space="preserve">knowledge </w:t>
            </w:r>
            <w:r w:rsidR="00E5226F" w:rsidRPr="00AA70B8">
              <w:rPr>
                <w:rFonts w:ascii="Calibri Light" w:hAnsi="Calibri Light" w:cs="Calibri Light"/>
                <w:noProof/>
                <w:sz w:val="20"/>
                <w:szCs w:val="20"/>
              </w:rPr>
              <w:t xml:space="preserve">otained through lecturing sessions. </w:t>
            </w:r>
            <w:r w:rsidRPr="00AA70B8">
              <w:rPr>
                <w:rFonts w:ascii="Calibri Light" w:hAnsi="Calibri Light" w:cs="Calibri Light"/>
                <w:noProof/>
                <w:sz w:val="20"/>
                <w:szCs w:val="20"/>
              </w:rPr>
              <w:t xml:space="preserve">However, </w:t>
            </w:r>
            <w:r w:rsidR="00E5226F" w:rsidRPr="00AA70B8">
              <w:rPr>
                <w:rFonts w:ascii="Calibri Light" w:hAnsi="Calibri Light" w:cs="Calibri Light"/>
                <w:noProof/>
                <w:sz w:val="20"/>
                <w:szCs w:val="20"/>
              </w:rPr>
              <w:t>you’ll</w:t>
            </w:r>
            <w:r w:rsidRPr="00AA70B8">
              <w:rPr>
                <w:rFonts w:ascii="Calibri Light" w:hAnsi="Calibri Light" w:cs="Calibri Light"/>
                <w:noProof/>
                <w:sz w:val="20"/>
                <w:szCs w:val="20"/>
              </w:rPr>
              <w:t xml:space="preserve"> have to show time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management skills in order</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to end</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 xml:space="preserve">up with a </w:t>
            </w:r>
            <w:r w:rsidR="00E5226F" w:rsidRPr="00AA70B8">
              <w:rPr>
                <w:rFonts w:ascii="Calibri Light" w:hAnsi="Calibri Light" w:cs="Calibri Light"/>
                <w:noProof/>
                <w:sz w:val="20"/>
                <w:szCs w:val="20"/>
              </w:rPr>
              <w:t>high quality outcome</w:t>
            </w:r>
            <w:r w:rsidRPr="00AA70B8">
              <w:rPr>
                <w:rFonts w:ascii="Calibri Light" w:hAnsi="Calibri Light" w:cs="Calibri Light"/>
                <w:noProof/>
                <w:sz w:val="20"/>
                <w:szCs w:val="20"/>
              </w:rPr>
              <w:t>.</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Feedback</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will be</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given regularly,</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during the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course.</w:t>
            </w:r>
          </w:p>
          <w:p w14:paraId="3243CEC1" w14:textId="77777777" w:rsidR="004B193B" w:rsidRPr="00AA70B8" w:rsidRDefault="004B193B">
            <w:pPr>
              <w:pStyle w:val="TableParagraph"/>
              <w:rPr>
                <w:rFonts w:ascii="Calibri Light" w:hAnsi="Calibri Light" w:cs="Calibri Light"/>
                <w:noProof/>
                <w:sz w:val="20"/>
                <w:szCs w:val="20"/>
              </w:rPr>
            </w:pPr>
          </w:p>
          <w:p w14:paraId="6E5FA1F2" w14:textId="2808654F" w:rsidR="004B193B" w:rsidRPr="00AA70B8" w:rsidRDefault="004A49BF">
            <w:pPr>
              <w:pStyle w:val="TableParagraph"/>
              <w:spacing w:before="1"/>
              <w:ind w:left="107" w:right="99"/>
              <w:jc w:val="both"/>
              <w:rPr>
                <w:rFonts w:ascii="Calibri Light" w:hAnsi="Calibri Light" w:cs="Calibri Light"/>
                <w:noProof/>
                <w:sz w:val="20"/>
                <w:szCs w:val="20"/>
              </w:rPr>
            </w:pPr>
            <w:r w:rsidRPr="00AA70B8">
              <w:rPr>
                <w:rFonts w:ascii="Calibri Light" w:hAnsi="Calibri Light" w:cs="Calibri Light"/>
                <w:noProof/>
                <w:sz w:val="20"/>
                <w:szCs w:val="20"/>
              </w:rPr>
              <w:t>You are expected to spend roughly 10 hours per week on this course. This</w:t>
            </w:r>
            <w:r w:rsidRPr="00AA70B8">
              <w:rPr>
                <w:rFonts w:ascii="Calibri Light" w:hAnsi="Calibri Light" w:cs="Calibri Light"/>
                <w:noProof/>
                <w:spacing w:val="1"/>
                <w:sz w:val="20"/>
                <w:szCs w:val="20"/>
              </w:rPr>
              <w:t xml:space="preserve"> </w:t>
            </w:r>
            <w:r w:rsidRPr="00AA70B8">
              <w:rPr>
                <w:rFonts w:ascii="Calibri Light" w:hAnsi="Calibri Light" w:cs="Calibri Light"/>
                <w:noProof/>
                <w:w w:val="95"/>
                <w:sz w:val="20"/>
                <w:szCs w:val="20"/>
              </w:rPr>
              <w:t xml:space="preserve">includes: </w:t>
            </w:r>
            <w:r w:rsidR="00330FF2" w:rsidRPr="00AA70B8">
              <w:rPr>
                <w:rFonts w:ascii="Calibri Light" w:hAnsi="Calibri Light" w:cs="Calibri Light"/>
                <w:noProof/>
                <w:w w:val="95"/>
                <w:sz w:val="20"/>
                <w:szCs w:val="20"/>
              </w:rPr>
              <w:t>3</w:t>
            </w:r>
            <w:r w:rsidRPr="00AA70B8">
              <w:rPr>
                <w:rFonts w:ascii="Calibri Light" w:hAnsi="Calibri Light" w:cs="Calibri Light"/>
                <w:noProof/>
                <w:w w:val="95"/>
                <w:sz w:val="20"/>
                <w:szCs w:val="20"/>
              </w:rPr>
              <w:t xml:space="preserve"> hours of lectures and seminars per week, and 6 hours </w:t>
            </w:r>
            <w:r w:rsidR="00E5226F" w:rsidRPr="00AA70B8">
              <w:rPr>
                <w:rFonts w:ascii="Calibri Light" w:hAnsi="Calibri Light" w:cs="Calibri Light"/>
                <w:noProof/>
                <w:w w:val="95"/>
                <w:sz w:val="20"/>
                <w:szCs w:val="20"/>
              </w:rPr>
              <w:t xml:space="preserve">for the independent study, such as: </w:t>
            </w:r>
            <w:r w:rsidR="00E5226F" w:rsidRPr="00AA70B8">
              <w:rPr>
                <w:rFonts w:ascii="Calibri Light" w:hAnsi="Calibri Light" w:cs="Calibri Light"/>
                <w:noProof/>
                <w:sz w:val="20"/>
                <w:szCs w:val="20"/>
              </w:rPr>
              <w:t>pre</w:t>
            </w:r>
            <w:r w:rsidRPr="00AA70B8">
              <w:rPr>
                <w:rFonts w:ascii="Calibri Light" w:hAnsi="Calibri Light" w:cs="Calibri Light"/>
                <w:noProof/>
                <w:sz w:val="20"/>
                <w:szCs w:val="20"/>
              </w:rPr>
              <w:t>readings,</w:t>
            </w:r>
            <w:r w:rsidRPr="00AA70B8">
              <w:rPr>
                <w:rFonts w:ascii="Calibri Light" w:hAnsi="Calibri Light" w:cs="Calibri Light"/>
                <w:noProof/>
                <w:spacing w:val="-5"/>
                <w:sz w:val="20"/>
                <w:szCs w:val="20"/>
              </w:rPr>
              <w:t xml:space="preserve"> </w:t>
            </w:r>
            <w:r w:rsidR="00E5226F" w:rsidRPr="00AA70B8">
              <w:rPr>
                <w:rFonts w:ascii="Calibri Light" w:hAnsi="Calibri Light" w:cs="Calibri Light"/>
                <w:noProof/>
                <w:sz w:val="20"/>
                <w:szCs w:val="20"/>
              </w:rPr>
              <w:t xml:space="preserve">preparation </w:t>
            </w:r>
            <w:r w:rsidRPr="00AA70B8">
              <w:rPr>
                <w:rFonts w:ascii="Calibri Light" w:hAnsi="Calibri Light" w:cs="Calibri Light"/>
                <w:noProof/>
                <w:sz w:val="20"/>
                <w:szCs w:val="20"/>
              </w:rPr>
              <w:t>time</w:t>
            </w:r>
            <w:r w:rsidRPr="00AA70B8">
              <w:rPr>
                <w:rFonts w:ascii="Calibri Light" w:hAnsi="Calibri Light" w:cs="Calibri Light"/>
                <w:noProof/>
                <w:spacing w:val="-6"/>
                <w:sz w:val="20"/>
                <w:szCs w:val="20"/>
              </w:rPr>
              <w:t xml:space="preserve"> </w:t>
            </w:r>
            <w:r w:rsidRPr="00AA70B8">
              <w:rPr>
                <w:rFonts w:ascii="Calibri Light" w:hAnsi="Calibri Light" w:cs="Calibri Light"/>
                <w:noProof/>
                <w:sz w:val="20"/>
                <w:szCs w:val="20"/>
              </w:rPr>
              <w:t>for</w:t>
            </w:r>
            <w:r w:rsidRPr="00AA70B8">
              <w:rPr>
                <w:rFonts w:ascii="Calibri Light" w:hAnsi="Calibri Light" w:cs="Calibri Light"/>
                <w:noProof/>
                <w:spacing w:val="-6"/>
                <w:sz w:val="20"/>
                <w:szCs w:val="20"/>
              </w:rPr>
              <w:t xml:space="preserve"> </w:t>
            </w:r>
            <w:r w:rsidRPr="00AA70B8">
              <w:rPr>
                <w:rFonts w:ascii="Calibri Light" w:hAnsi="Calibri Light" w:cs="Calibri Light"/>
                <w:noProof/>
                <w:sz w:val="20"/>
                <w:szCs w:val="20"/>
              </w:rPr>
              <w:t>exams,</w:t>
            </w:r>
            <w:r w:rsidRPr="00AA70B8">
              <w:rPr>
                <w:rFonts w:ascii="Calibri Light" w:hAnsi="Calibri Light" w:cs="Calibri Light"/>
                <w:noProof/>
                <w:spacing w:val="-6"/>
                <w:sz w:val="20"/>
                <w:szCs w:val="20"/>
              </w:rPr>
              <w:t xml:space="preserve"> </w:t>
            </w:r>
            <w:r w:rsidRPr="00AA70B8">
              <w:rPr>
                <w:rFonts w:ascii="Calibri Light" w:hAnsi="Calibri Light" w:cs="Calibri Light"/>
                <w:noProof/>
                <w:sz w:val="20"/>
                <w:szCs w:val="20"/>
              </w:rPr>
              <w:t>as</w:t>
            </w:r>
            <w:r w:rsidRPr="00AA70B8">
              <w:rPr>
                <w:rFonts w:ascii="Calibri Light" w:hAnsi="Calibri Light" w:cs="Calibri Light"/>
                <w:noProof/>
                <w:spacing w:val="-5"/>
                <w:sz w:val="20"/>
                <w:szCs w:val="20"/>
              </w:rPr>
              <w:t xml:space="preserve"> </w:t>
            </w:r>
            <w:r w:rsidRPr="00AA70B8">
              <w:rPr>
                <w:rFonts w:ascii="Calibri Light" w:hAnsi="Calibri Light" w:cs="Calibri Light"/>
                <w:noProof/>
                <w:sz w:val="20"/>
                <w:szCs w:val="20"/>
              </w:rPr>
              <w:t>well</w:t>
            </w:r>
            <w:r w:rsidRPr="00AA70B8">
              <w:rPr>
                <w:rFonts w:ascii="Calibri Light" w:hAnsi="Calibri Light" w:cs="Calibri Light"/>
                <w:noProof/>
                <w:spacing w:val="-5"/>
                <w:sz w:val="20"/>
                <w:szCs w:val="20"/>
              </w:rPr>
              <w:t xml:space="preserve"> </w:t>
            </w:r>
            <w:r w:rsidRPr="00AA70B8">
              <w:rPr>
                <w:rFonts w:ascii="Calibri Light" w:hAnsi="Calibri Light" w:cs="Calibri Light"/>
                <w:noProof/>
                <w:sz w:val="20"/>
                <w:szCs w:val="20"/>
              </w:rPr>
              <w:t>as</w:t>
            </w:r>
            <w:r w:rsidRPr="00AA70B8">
              <w:rPr>
                <w:rFonts w:ascii="Calibri Light" w:hAnsi="Calibri Light" w:cs="Calibri Light"/>
                <w:noProof/>
                <w:spacing w:val="-6"/>
                <w:sz w:val="20"/>
                <w:szCs w:val="20"/>
              </w:rPr>
              <w:t xml:space="preserve"> </w:t>
            </w:r>
            <w:r w:rsidRPr="00AA70B8">
              <w:rPr>
                <w:rFonts w:ascii="Calibri Light" w:hAnsi="Calibri Light" w:cs="Calibri Light"/>
                <w:noProof/>
                <w:sz w:val="20"/>
                <w:szCs w:val="20"/>
              </w:rPr>
              <w:t>time</w:t>
            </w:r>
            <w:r w:rsidRPr="00AA70B8">
              <w:rPr>
                <w:rFonts w:ascii="Calibri Light" w:hAnsi="Calibri Light" w:cs="Calibri Light"/>
                <w:noProof/>
                <w:spacing w:val="-47"/>
                <w:sz w:val="20"/>
                <w:szCs w:val="20"/>
              </w:rPr>
              <w:t xml:space="preserve"> </w:t>
            </w:r>
            <w:r w:rsidR="00E5226F" w:rsidRPr="00AA70B8">
              <w:rPr>
                <w:rFonts w:ascii="Calibri Light" w:hAnsi="Calibri Light" w:cs="Calibri Light"/>
                <w:noProof/>
                <w:spacing w:val="-47"/>
                <w:sz w:val="20"/>
                <w:szCs w:val="20"/>
              </w:rPr>
              <w:t xml:space="preserve">     </w:t>
            </w:r>
            <w:r w:rsidRPr="00AA70B8">
              <w:rPr>
                <w:rFonts w:ascii="Calibri Light" w:hAnsi="Calibri Light" w:cs="Calibri Light"/>
                <w:noProof/>
                <w:sz w:val="20"/>
                <w:szCs w:val="20"/>
              </w:rPr>
              <w:t>spent</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on</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preparing</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your</w:t>
            </w:r>
            <w:r w:rsidRPr="00AA70B8">
              <w:rPr>
                <w:rFonts w:ascii="Calibri Light" w:hAnsi="Calibri Light" w:cs="Calibri Light"/>
                <w:noProof/>
                <w:spacing w:val="-1"/>
                <w:sz w:val="20"/>
                <w:szCs w:val="20"/>
              </w:rPr>
              <w:t xml:space="preserve"> </w:t>
            </w:r>
            <w:r w:rsidR="00E5226F" w:rsidRPr="00AA70B8">
              <w:rPr>
                <w:rFonts w:ascii="Calibri Light" w:hAnsi="Calibri Light" w:cs="Calibri Light"/>
                <w:noProof/>
                <w:spacing w:val="-1"/>
                <w:sz w:val="20"/>
                <w:szCs w:val="20"/>
              </w:rPr>
              <w:t xml:space="preserve">individual and </w:t>
            </w:r>
            <w:r w:rsidR="00FA7D57" w:rsidRPr="00AA70B8">
              <w:rPr>
                <w:rFonts w:ascii="Calibri Light" w:hAnsi="Calibri Light" w:cs="Calibri Light"/>
                <w:noProof/>
                <w:spacing w:val="-1"/>
                <w:sz w:val="20"/>
                <w:szCs w:val="20"/>
              </w:rPr>
              <w:t>team</w:t>
            </w:r>
            <w:r w:rsidR="00E5226F" w:rsidRPr="00AA70B8">
              <w:rPr>
                <w:rFonts w:ascii="Calibri Light" w:hAnsi="Calibri Light" w:cs="Calibri Light"/>
                <w:noProof/>
                <w:spacing w:val="-1"/>
                <w:sz w:val="20"/>
                <w:szCs w:val="20"/>
              </w:rPr>
              <w:t xml:space="preserve"> assignments.</w:t>
            </w:r>
          </w:p>
          <w:p w14:paraId="65D4A6F7" w14:textId="77777777" w:rsidR="004B193B" w:rsidRPr="00AA70B8" w:rsidRDefault="004B193B">
            <w:pPr>
              <w:pStyle w:val="TableParagraph"/>
              <w:spacing w:before="6"/>
              <w:rPr>
                <w:rFonts w:ascii="Calibri Light" w:hAnsi="Calibri Light" w:cs="Calibri Light"/>
                <w:noProof/>
                <w:sz w:val="20"/>
                <w:szCs w:val="20"/>
              </w:rPr>
            </w:pPr>
          </w:p>
          <w:p w14:paraId="2A163ADB" w14:textId="77777777" w:rsidR="004B193B" w:rsidRPr="00AA70B8" w:rsidRDefault="004A49BF">
            <w:pPr>
              <w:pStyle w:val="TableParagraph"/>
              <w:spacing w:before="1" w:line="260" w:lineRule="atLeast"/>
              <w:ind w:left="107" w:right="98"/>
              <w:jc w:val="both"/>
              <w:rPr>
                <w:rFonts w:ascii="Calibri Light" w:hAnsi="Calibri Light" w:cs="Calibri Light"/>
                <w:noProof/>
                <w:sz w:val="20"/>
                <w:szCs w:val="20"/>
              </w:rPr>
            </w:pPr>
            <w:r w:rsidRPr="00AA70B8">
              <w:rPr>
                <w:rFonts w:ascii="Calibri Light" w:hAnsi="Calibri Light" w:cs="Calibri Light"/>
                <w:noProof/>
                <w:sz w:val="20"/>
                <w:szCs w:val="20"/>
              </w:rPr>
              <w:t>Learning</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should</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be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an</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active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and</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self-motivated</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experience.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You</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who</w:t>
            </w:r>
            <w:r w:rsidRPr="00AA70B8">
              <w:rPr>
                <w:rFonts w:ascii="Calibri Light" w:hAnsi="Calibri Light" w:cs="Calibri Light"/>
                <w:noProof/>
                <w:spacing w:val="-47"/>
                <w:sz w:val="20"/>
                <w:szCs w:val="20"/>
              </w:rPr>
              <w:t xml:space="preserve"> </w:t>
            </w:r>
            <w:r w:rsidRPr="00AA70B8">
              <w:rPr>
                <w:rFonts w:ascii="Calibri Light" w:hAnsi="Calibri Light" w:cs="Calibri Light"/>
                <w:noProof/>
                <w:sz w:val="20"/>
                <w:szCs w:val="20"/>
              </w:rPr>
              <w:t>passively</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listen</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to</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lectures,</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copy</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someone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else’s</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work,</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and</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limit</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their</w:t>
            </w:r>
            <w:r w:rsidRPr="00AA70B8">
              <w:rPr>
                <w:rFonts w:ascii="Calibri Light" w:hAnsi="Calibri Light" w:cs="Calibri Light"/>
                <w:noProof/>
                <w:spacing w:val="-47"/>
                <w:sz w:val="20"/>
                <w:szCs w:val="20"/>
              </w:rPr>
              <w:t xml:space="preserve"> </w:t>
            </w:r>
            <w:r w:rsidRPr="00AA70B8">
              <w:rPr>
                <w:rFonts w:ascii="Calibri Light" w:hAnsi="Calibri Light" w:cs="Calibri Light"/>
                <w:noProof/>
                <w:sz w:val="20"/>
                <w:szCs w:val="20"/>
              </w:rPr>
              <w:t>readings to required chapters are unlikely to develop their critical thinking</w:t>
            </w:r>
            <w:r w:rsidRPr="00AA70B8">
              <w:rPr>
                <w:rFonts w:ascii="Calibri Light" w:hAnsi="Calibri Light" w:cs="Calibri Light"/>
                <w:noProof/>
                <w:spacing w:val="-47"/>
                <w:sz w:val="20"/>
                <w:szCs w:val="20"/>
              </w:rPr>
              <w:t xml:space="preserve"> </w:t>
            </w:r>
            <w:r w:rsidRPr="00AA70B8">
              <w:rPr>
                <w:rFonts w:ascii="Calibri Light" w:hAnsi="Calibri Light" w:cs="Calibri Light"/>
                <w:noProof/>
                <w:sz w:val="20"/>
                <w:szCs w:val="20"/>
              </w:rPr>
              <w:t>and</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expand their</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personal</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knowledge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system.</w:t>
            </w:r>
          </w:p>
        </w:tc>
      </w:tr>
      <w:tr w:rsidR="004B193B" w:rsidRPr="00FE08B1" w14:paraId="05D76D0C" w14:textId="77777777" w:rsidTr="000E2B22">
        <w:trPr>
          <w:trHeight w:val="525"/>
        </w:trPr>
        <w:tc>
          <w:tcPr>
            <w:tcW w:w="425" w:type="dxa"/>
            <w:vMerge w:val="restart"/>
            <w:shd w:val="clear" w:color="auto" w:fill="F1F1F1"/>
            <w:vAlign w:val="center"/>
          </w:tcPr>
          <w:p w14:paraId="7C9AD414" w14:textId="77777777" w:rsidR="004B193B" w:rsidRPr="00FE08B1" w:rsidRDefault="004A49BF" w:rsidP="00AA70B8">
            <w:pPr>
              <w:pStyle w:val="TableParagraph"/>
              <w:spacing w:before="176"/>
              <w:ind w:left="107"/>
              <w:rPr>
                <w:rFonts w:ascii="Calibri Light" w:hAnsi="Calibri Light" w:cstheme="minorHAnsi"/>
                <w:noProof/>
              </w:rPr>
            </w:pPr>
            <w:r w:rsidRPr="00FE08B1">
              <w:rPr>
                <w:rFonts w:ascii="Calibri Light" w:hAnsi="Calibri Light" w:cstheme="minorHAnsi"/>
                <w:noProof/>
              </w:rPr>
              <w:t>2.</w:t>
            </w:r>
          </w:p>
        </w:tc>
        <w:tc>
          <w:tcPr>
            <w:tcW w:w="2610" w:type="dxa"/>
            <w:vMerge w:val="restart"/>
            <w:shd w:val="clear" w:color="auto" w:fill="F1F1F1"/>
            <w:vAlign w:val="center"/>
          </w:tcPr>
          <w:p w14:paraId="588B59DF" w14:textId="2C03CCEB" w:rsidR="004B193B" w:rsidRPr="00AA70B8" w:rsidRDefault="004A49BF" w:rsidP="005A6FAD">
            <w:pPr>
              <w:pStyle w:val="TableParagraph"/>
              <w:ind w:left="107"/>
              <w:rPr>
                <w:rFonts w:ascii="Calibri Light" w:hAnsi="Calibri Light" w:cs="Calibri Light"/>
                <w:noProof/>
                <w:sz w:val="20"/>
                <w:szCs w:val="20"/>
              </w:rPr>
            </w:pPr>
            <w:r w:rsidRPr="00AA70B8">
              <w:rPr>
                <w:rFonts w:ascii="Calibri Light" w:hAnsi="Calibri Light" w:cs="Calibri Light"/>
                <w:noProof/>
                <w:sz w:val="20"/>
                <w:szCs w:val="20"/>
              </w:rPr>
              <w:t>General</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Course Expectations|</w:t>
            </w:r>
          </w:p>
          <w:p w14:paraId="7503A5D6" w14:textId="77777777" w:rsidR="004B193B" w:rsidRPr="00AA70B8" w:rsidRDefault="004A49BF" w:rsidP="005A6FAD">
            <w:pPr>
              <w:pStyle w:val="TableParagraph"/>
              <w:spacing w:before="1"/>
              <w:ind w:left="107" w:right="790"/>
              <w:rPr>
                <w:rFonts w:ascii="Calibri Light" w:hAnsi="Calibri Light" w:cs="Calibri Light"/>
                <w:noProof/>
                <w:sz w:val="20"/>
                <w:szCs w:val="20"/>
              </w:rPr>
            </w:pPr>
            <w:r w:rsidRPr="00AA70B8">
              <w:rPr>
                <w:rFonts w:ascii="Calibri Light" w:hAnsi="Calibri Light" w:cs="Calibri Light"/>
                <w:noProof/>
                <w:sz w:val="20"/>
                <w:szCs w:val="20"/>
              </w:rPr>
              <w:t>მოლოდინები სასწავლო</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პროცესში (ლექტორის და</w:t>
            </w:r>
            <w:r w:rsidRPr="00AA70B8">
              <w:rPr>
                <w:rFonts w:ascii="Calibri Light" w:hAnsi="Calibri Light" w:cs="Calibri Light"/>
                <w:noProof/>
                <w:spacing w:val="-52"/>
                <w:sz w:val="20"/>
                <w:szCs w:val="20"/>
              </w:rPr>
              <w:t xml:space="preserve"> </w:t>
            </w:r>
            <w:r w:rsidRPr="00AA70B8">
              <w:rPr>
                <w:rFonts w:ascii="Calibri Light" w:hAnsi="Calibri Light" w:cs="Calibri Light"/>
                <w:noProof/>
                <w:sz w:val="20"/>
                <w:szCs w:val="20"/>
              </w:rPr>
              <w:t>სტუდენტის)</w:t>
            </w:r>
          </w:p>
        </w:tc>
        <w:tc>
          <w:tcPr>
            <w:tcW w:w="7424" w:type="dxa"/>
            <w:shd w:val="clear" w:color="auto" w:fill="F1F1F1"/>
          </w:tcPr>
          <w:p w14:paraId="27FDFD2D" w14:textId="77777777" w:rsidR="004B193B" w:rsidRPr="00AA70B8" w:rsidRDefault="004A49BF">
            <w:pPr>
              <w:pStyle w:val="TableParagraph"/>
              <w:spacing w:line="258" w:lineRule="exact"/>
              <w:ind w:left="107"/>
              <w:rPr>
                <w:rFonts w:ascii="Calibri Light" w:hAnsi="Calibri Light" w:cs="Calibri Light"/>
                <w:noProof/>
                <w:sz w:val="20"/>
                <w:szCs w:val="20"/>
              </w:rPr>
            </w:pPr>
            <w:r w:rsidRPr="00AA70B8">
              <w:rPr>
                <w:rFonts w:ascii="Calibri Light" w:hAnsi="Calibri Light" w:cs="Calibri Light"/>
                <w:noProof/>
                <w:w w:val="95"/>
                <w:sz w:val="20"/>
                <w:szCs w:val="20"/>
              </w:rPr>
              <w:t>I</w:t>
            </w:r>
            <w:r w:rsidRPr="00AA70B8">
              <w:rPr>
                <w:rFonts w:ascii="Calibri Light" w:hAnsi="Calibri Light" w:cs="Calibri Light"/>
                <w:noProof/>
                <w:spacing w:val="-2"/>
                <w:w w:val="95"/>
                <w:sz w:val="20"/>
                <w:szCs w:val="20"/>
              </w:rPr>
              <w:t xml:space="preserve"> </w:t>
            </w:r>
            <w:r w:rsidRPr="00AA70B8">
              <w:rPr>
                <w:rFonts w:ascii="Calibri Light" w:hAnsi="Calibri Light" w:cs="Calibri Light"/>
                <w:noProof/>
                <w:w w:val="95"/>
                <w:sz w:val="20"/>
                <w:szCs w:val="20"/>
              </w:rPr>
              <w:t>expect</w:t>
            </w:r>
            <w:r w:rsidRPr="00AA70B8">
              <w:rPr>
                <w:rFonts w:ascii="Calibri Light" w:hAnsi="Calibri Light" w:cs="Calibri Light"/>
                <w:noProof/>
                <w:spacing w:val="-2"/>
                <w:w w:val="95"/>
                <w:sz w:val="20"/>
                <w:szCs w:val="20"/>
              </w:rPr>
              <w:t xml:space="preserve"> </w:t>
            </w:r>
            <w:r w:rsidRPr="00AA70B8">
              <w:rPr>
                <w:rFonts w:ascii="Calibri Light" w:hAnsi="Calibri Light" w:cs="Calibri Light"/>
                <w:noProof/>
                <w:w w:val="95"/>
                <w:sz w:val="20"/>
                <w:szCs w:val="20"/>
              </w:rPr>
              <w:t>from</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you</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(student)… You</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(Student)</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can</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expect</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from me</w:t>
            </w:r>
          </w:p>
          <w:p w14:paraId="55E679B1" w14:textId="77777777" w:rsidR="004B193B" w:rsidRPr="00AA70B8" w:rsidRDefault="004A49BF">
            <w:pPr>
              <w:pStyle w:val="TableParagraph"/>
              <w:spacing w:line="247" w:lineRule="exact"/>
              <w:ind w:left="107"/>
              <w:rPr>
                <w:rFonts w:ascii="Calibri Light" w:hAnsi="Calibri Light" w:cs="Calibri Light"/>
                <w:noProof/>
                <w:sz w:val="20"/>
                <w:szCs w:val="20"/>
              </w:rPr>
            </w:pPr>
            <w:r w:rsidRPr="00AA70B8">
              <w:rPr>
                <w:rFonts w:ascii="Calibri Light" w:hAnsi="Calibri Light" w:cs="Calibri Light"/>
                <w:noProof/>
                <w:sz w:val="20"/>
                <w:szCs w:val="20"/>
              </w:rPr>
              <w:t>(Instructor)…</w:t>
            </w:r>
          </w:p>
        </w:tc>
      </w:tr>
      <w:tr w:rsidR="004B193B" w:rsidRPr="00FE08B1" w14:paraId="2221967D" w14:textId="77777777" w:rsidTr="000E2B22">
        <w:trPr>
          <w:trHeight w:val="1259"/>
        </w:trPr>
        <w:tc>
          <w:tcPr>
            <w:tcW w:w="425" w:type="dxa"/>
            <w:vMerge/>
            <w:tcBorders>
              <w:top w:val="nil"/>
            </w:tcBorders>
            <w:shd w:val="clear" w:color="auto" w:fill="F1F1F1"/>
            <w:vAlign w:val="center"/>
          </w:tcPr>
          <w:p w14:paraId="347F0E7F" w14:textId="77777777" w:rsidR="004B193B" w:rsidRPr="00FE08B1" w:rsidRDefault="004B193B" w:rsidP="00AA70B8">
            <w:pPr>
              <w:rPr>
                <w:rFonts w:ascii="Calibri Light" w:hAnsi="Calibri Light" w:cstheme="minorHAnsi"/>
                <w:noProof/>
                <w:sz w:val="2"/>
                <w:szCs w:val="2"/>
              </w:rPr>
            </w:pPr>
          </w:p>
        </w:tc>
        <w:tc>
          <w:tcPr>
            <w:tcW w:w="2610" w:type="dxa"/>
            <w:vMerge/>
            <w:tcBorders>
              <w:top w:val="nil"/>
            </w:tcBorders>
            <w:shd w:val="clear" w:color="auto" w:fill="F1F1F1"/>
            <w:vAlign w:val="center"/>
          </w:tcPr>
          <w:p w14:paraId="095BED44" w14:textId="77777777" w:rsidR="004B193B" w:rsidRPr="00AA70B8" w:rsidRDefault="004B193B" w:rsidP="005A6FAD">
            <w:pPr>
              <w:rPr>
                <w:rFonts w:ascii="Calibri Light" w:hAnsi="Calibri Light" w:cs="Calibri Light"/>
                <w:noProof/>
                <w:sz w:val="20"/>
                <w:szCs w:val="20"/>
              </w:rPr>
            </w:pPr>
          </w:p>
        </w:tc>
        <w:tc>
          <w:tcPr>
            <w:tcW w:w="7424" w:type="dxa"/>
          </w:tcPr>
          <w:p w14:paraId="614EABCC" w14:textId="69F112EB" w:rsidR="004B193B" w:rsidRPr="00AA70B8" w:rsidRDefault="004A49BF" w:rsidP="00E5226F">
            <w:pPr>
              <w:pStyle w:val="TableParagraph"/>
              <w:ind w:left="107" w:right="97"/>
              <w:jc w:val="both"/>
              <w:rPr>
                <w:rFonts w:ascii="Calibri Light" w:hAnsi="Calibri Light" w:cs="Calibri Light"/>
                <w:noProof/>
                <w:sz w:val="20"/>
                <w:szCs w:val="20"/>
              </w:rPr>
            </w:pPr>
            <w:r w:rsidRPr="00AA70B8">
              <w:rPr>
                <w:rFonts w:ascii="Calibri Light" w:hAnsi="Calibri Light" w:cs="Calibri Light"/>
                <w:noProof/>
                <w:sz w:val="20"/>
                <w:szCs w:val="20"/>
              </w:rPr>
              <w:t xml:space="preserve">Because so much of your learning happens through </w:t>
            </w:r>
            <w:r w:rsidR="00E5226F" w:rsidRPr="00AA70B8">
              <w:rPr>
                <w:rFonts w:ascii="Calibri Light" w:hAnsi="Calibri Light" w:cs="Calibri Light"/>
                <w:noProof/>
                <w:sz w:val="20"/>
                <w:szCs w:val="20"/>
              </w:rPr>
              <w:t>practical work</w:t>
            </w:r>
            <w:r w:rsidRPr="00AA70B8">
              <w:rPr>
                <w:rFonts w:ascii="Calibri Light" w:hAnsi="Calibri Light" w:cs="Calibri Light"/>
                <w:noProof/>
                <w:sz w:val="20"/>
                <w:szCs w:val="20"/>
              </w:rPr>
              <w:t xml:space="preserve"> and analysis,</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you’re</w:t>
            </w:r>
            <w:r w:rsidRPr="00AA70B8">
              <w:rPr>
                <w:rFonts w:ascii="Calibri Light" w:hAnsi="Calibri Light" w:cs="Calibri Light"/>
                <w:noProof/>
                <w:spacing w:val="-10"/>
                <w:sz w:val="20"/>
                <w:szCs w:val="20"/>
              </w:rPr>
              <w:t xml:space="preserve"> </w:t>
            </w:r>
            <w:r w:rsidRPr="00AA70B8">
              <w:rPr>
                <w:rFonts w:ascii="Calibri Light" w:hAnsi="Calibri Light" w:cs="Calibri Light"/>
                <w:noProof/>
                <w:sz w:val="20"/>
                <w:szCs w:val="20"/>
              </w:rPr>
              <w:t>expected</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to</w:t>
            </w:r>
            <w:r w:rsidRPr="00AA70B8">
              <w:rPr>
                <w:rFonts w:ascii="Calibri Light" w:hAnsi="Calibri Light" w:cs="Calibri Light"/>
                <w:noProof/>
                <w:spacing w:val="-10"/>
                <w:sz w:val="20"/>
                <w:szCs w:val="20"/>
              </w:rPr>
              <w:t xml:space="preserve"> </w:t>
            </w:r>
            <w:r w:rsidRPr="00AA70B8">
              <w:rPr>
                <w:rFonts w:ascii="Calibri Light" w:hAnsi="Calibri Light" w:cs="Calibri Light"/>
                <w:noProof/>
                <w:sz w:val="20"/>
                <w:szCs w:val="20"/>
              </w:rPr>
              <w:t>be</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an</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active</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participant</w:t>
            </w:r>
            <w:r w:rsidRPr="00AA70B8">
              <w:rPr>
                <w:rFonts w:ascii="Calibri Light" w:hAnsi="Calibri Light" w:cs="Calibri Light"/>
                <w:noProof/>
                <w:spacing w:val="-11"/>
                <w:sz w:val="20"/>
                <w:szCs w:val="20"/>
              </w:rPr>
              <w:t xml:space="preserve"> </w:t>
            </w:r>
            <w:r w:rsidRPr="00AA70B8">
              <w:rPr>
                <w:rFonts w:ascii="Calibri Light" w:hAnsi="Calibri Light" w:cs="Calibri Light"/>
                <w:noProof/>
                <w:sz w:val="20"/>
                <w:szCs w:val="20"/>
              </w:rPr>
              <w:t>in</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class</w:t>
            </w:r>
            <w:r w:rsidRPr="00AA70B8">
              <w:rPr>
                <w:rFonts w:ascii="Calibri Light" w:hAnsi="Calibri Light" w:cs="Calibri Light"/>
                <w:noProof/>
                <w:spacing w:val="-8"/>
                <w:sz w:val="20"/>
                <w:szCs w:val="20"/>
              </w:rPr>
              <w:t xml:space="preserve"> </w:t>
            </w:r>
            <w:r w:rsidRPr="00AA70B8">
              <w:rPr>
                <w:rFonts w:ascii="Calibri Light" w:hAnsi="Calibri Light" w:cs="Calibri Light"/>
                <w:noProof/>
                <w:sz w:val="20"/>
                <w:szCs w:val="20"/>
              </w:rPr>
              <w:t>discussion.</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This</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approach</w:t>
            </w:r>
            <w:r w:rsidRPr="00AA70B8">
              <w:rPr>
                <w:rFonts w:ascii="Calibri Light" w:hAnsi="Calibri Light" w:cs="Calibri Light"/>
                <w:noProof/>
                <w:spacing w:val="-48"/>
                <w:sz w:val="20"/>
                <w:szCs w:val="20"/>
              </w:rPr>
              <w:t xml:space="preserve"> </w:t>
            </w:r>
            <w:r w:rsidRPr="00AA70B8">
              <w:rPr>
                <w:rFonts w:ascii="Calibri Light" w:hAnsi="Calibri Light" w:cs="Calibri Light"/>
                <w:noProof/>
                <w:sz w:val="20"/>
                <w:szCs w:val="20"/>
              </w:rPr>
              <w:t>challenges you to think practically, critically, and creatively, preparing you</w:t>
            </w:r>
            <w:r w:rsidRPr="00AA70B8">
              <w:rPr>
                <w:rFonts w:ascii="Calibri Light" w:hAnsi="Calibri Light" w:cs="Calibri Light"/>
                <w:noProof/>
                <w:spacing w:val="-47"/>
                <w:sz w:val="20"/>
                <w:szCs w:val="20"/>
              </w:rPr>
              <w:t xml:space="preserve"> </w:t>
            </w:r>
            <w:r w:rsidRPr="00AA70B8">
              <w:rPr>
                <w:rFonts w:ascii="Calibri Light" w:hAnsi="Calibri Light" w:cs="Calibri Light"/>
                <w:noProof/>
                <w:sz w:val="20"/>
                <w:szCs w:val="20"/>
              </w:rPr>
              <w:t>to</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tackle</w:t>
            </w:r>
            <w:r w:rsidRPr="00AA70B8">
              <w:rPr>
                <w:rFonts w:ascii="Calibri Light" w:hAnsi="Calibri Light" w:cs="Calibri Light"/>
                <w:noProof/>
                <w:spacing w:val="-3"/>
                <w:sz w:val="20"/>
                <w:szCs w:val="20"/>
              </w:rPr>
              <w:t xml:space="preserve"> </w:t>
            </w:r>
            <w:r w:rsidR="00E5226F" w:rsidRPr="00AA70B8">
              <w:rPr>
                <w:rFonts w:ascii="Calibri Light" w:hAnsi="Calibri Light" w:cs="Calibri Light"/>
                <w:noProof/>
                <w:sz w:val="20"/>
                <w:szCs w:val="20"/>
              </w:rPr>
              <w:t>real life</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problems</w:t>
            </w:r>
            <w:r w:rsidRPr="00AA70B8">
              <w:rPr>
                <w:rFonts w:ascii="Calibri Light" w:hAnsi="Calibri Light" w:cs="Calibri Light"/>
                <w:noProof/>
                <w:spacing w:val="-3"/>
                <w:sz w:val="20"/>
                <w:szCs w:val="20"/>
              </w:rPr>
              <w:t xml:space="preserve"> </w:t>
            </w:r>
            <w:r w:rsidR="00E5226F" w:rsidRPr="00AA70B8">
              <w:rPr>
                <w:rFonts w:ascii="Calibri Light" w:hAnsi="Calibri Light" w:cs="Calibri Light"/>
                <w:noProof/>
                <w:spacing w:val="-3"/>
                <w:sz w:val="20"/>
                <w:szCs w:val="20"/>
              </w:rPr>
              <w:t xml:space="preserve">and challenges </w:t>
            </w:r>
            <w:r w:rsidRPr="00AA70B8">
              <w:rPr>
                <w:rFonts w:ascii="Calibri Light" w:hAnsi="Calibri Light" w:cs="Calibri Light"/>
                <w:noProof/>
                <w:sz w:val="20"/>
                <w:szCs w:val="20"/>
              </w:rPr>
              <w:t>from</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multiple</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perspectives.</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Active</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and</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engaged</w:t>
            </w:r>
            <w:r w:rsidR="00E5226F" w:rsidRPr="00AA70B8">
              <w:rPr>
                <w:rFonts w:ascii="Calibri Light" w:hAnsi="Calibri Light" w:cs="Calibri Light"/>
                <w:noProof/>
                <w:sz w:val="20"/>
                <w:szCs w:val="20"/>
              </w:rPr>
              <w:t xml:space="preserve"> </w:t>
            </w:r>
            <w:r w:rsidRPr="00AA70B8">
              <w:rPr>
                <w:rFonts w:ascii="Calibri Light" w:hAnsi="Calibri Light" w:cs="Calibri Light"/>
                <w:noProof/>
                <w:spacing w:val="-47"/>
                <w:sz w:val="20"/>
                <w:szCs w:val="20"/>
              </w:rPr>
              <w:t xml:space="preserve"> </w:t>
            </w:r>
            <w:r w:rsidRPr="00AA70B8">
              <w:rPr>
                <w:rFonts w:ascii="Calibri Light" w:hAnsi="Calibri Light" w:cs="Calibri Light"/>
                <w:noProof/>
                <w:sz w:val="20"/>
                <w:szCs w:val="20"/>
              </w:rPr>
              <w:t>learning</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will</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turn</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out</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to</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be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enriching</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to</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the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overall</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course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and</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class</w:t>
            </w:r>
            <w:r w:rsidR="00E5226F" w:rsidRPr="00AA70B8">
              <w:rPr>
                <w:rFonts w:ascii="Calibri Light" w:hAnsi="Calibri Light" w:cs="Calibri Light"/>
                <w:noProof/>
                <w:sz w:val="20"/>
                <w:szCs w:val="20"/>
              </w:rPr>
              <w:t xml:space="preserve"> </w:t>
            </w:r>
            <w:r w:rsidRPr="00AA70B8">
              <w:rPr>
                <w:rFonts w:ascii="Calibri Light" w:hAnsi="Calibri Light" w:cs="Calibri Light"/>
                <w:noProof/>
                <w:spacing w:val="-47"/>
                <w:sz w:val="20"/>
                <w:szCs w:val="20"/>
              </w:rPr>
              <w:t xml:space="preserve"> </w:t>
            </w:r>
            <w:r w:rsidRPr="00AA70B8">
              <w:rPr>
                <w:rFonts w:ascii="Calibri Light" w:hAnsi="Calibri Light" w:cs="Calibri Light"/>
                <w:noProof/>
                <w:sz w:val="20"/>
                <w:szCs w:val="20"/>
              </w:rPr>
              <w:t>discussions.</w:t>
            </w:r>
          </w:p>
        </w:tc>
      </w:tr>
      <w:tr w:rsidR="004B193B" w:rsidRPr="00FE08B1" w14:paraId="13206DDF" w14:textId="77777777" w:rsidTr="000E2B22">
        <w:trPr>
          <w:trHeight w:val="261"/>
        </w:trPr>
        <w:tc>
          <w:tcPr>
            <w:tcW w:w="425" w:type="dxa"/>
            <w:vMerge w:val="restart"/>
            <w:shd w:val="clear" w:color="auto" w:fill="F1F1F1"/>
            <w:vAlign w:val="center"/>
          </w:tcPr>
          <w:p w14:paraId="2668BFD5" w14:textId="77777777" w:rsidR="004B193B" w:rsidRPr="00FE08B1" w:rsidRDefault="004A49BF" w:rsidP="00AA70B8">
            <w:pPr>
              <w:pStyle w:val="TableParagraph"/>
              <w:ind w:left="107"/>
              <w:rPr>
                <w:rFonts w:ascii="Calibri Light" w:hAnsi="Calibri Light" w:cstheme="minorHAnsi"/>
                <w:noProof/>
              </w:rPr>
            </w:pPr>
            <w:r w:rsidRPr="00FE08B1">
              <w:rPr>
                <w:rFonts w:ascii="Calibri Light" w:hAnsi="Calibri Light" w:cstheme="minorHAnsi"/>
                <w:noProof/>
              </w:rPr>
              <w:t>3.</w:t>
            </w:r>
          </w:p>
        </w:tc>
        <w:tc>
          <w:tcPr>
            <w:tcW w:w="2610" w:type="dxa"/>
            <w:vMerge w:val="restart"/>
            <w:shd w:val="clear" w:color="auto" w:fill="F1F1F1"/>
            <w:vAlign w:val="center"/>
          </w:tcPr>
          <w:p w14:paraId="1942F2C9" w14:textId="77777777" w:rsidR="004B193B" w:rsidRPr="00AA70B8" w:rsidRDefault="004A49BF" w:rsidP="005A6FAD">
            <w:pPr>
              <w:pStyle w:val="TableParagraph"/>
              <w:ind w:left="107"/>
              <w:rPr>
                <w:rFonts w:ascii="Calibri Light" w:hAnsi="Calibri Light" w:cs="Calibri Light"/>
                <w:noProof/>
                <w:sz w:val="20"/>
                <w:szCs w:val="20"/>
              </w:rPr>
            </w:pPr>
            <w:r w:rsidRPr="00AA70B8">
              <w:rPr>
                <w:rFonts w:ascii="Calibri Light" w:hAnsi="Calibri Light" w:cs="Calibri Light"/>
                <w:noProof/>
                <w:sz w:val="20"/>
                <w:szCs w:val="20"/>
              </w:rPr>
              <w:t>Cheating</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&amp;</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Plagiarism Policy  |</w:t>
            </w:r>
          </w:p>
          <w:p w14:paraId="3868B574" w14:textId="77777777" w:rsidR="004B193B" w:rsidRPr="00AA70B8" w:rsidRDefault="004A49BF" w:rsidP="005A6FAD">
            <w:pPr>
              <w:pStyle w:val="TableParagraph"/>
              <w:spacing w:before="1"/>
              <w:ind w:left="107"/>
              <w:rPr>
                <w:rFonts w:ascii="Calibri Light" w:hAnsi="Calibri Light" w:cs="Calibri Light"/>
                <w:noProof/>
                <w:sz w:val="20"/>
                <w:szCs w:val="20"/>
              </w:rPr>
            </w:pPr>
            <w:r w:rsidRPr="00AA70B8">
              <w:rPr>
                <w:rFonts w:ascii="Calibri Light" w:hAnsi="Calibri Light" w:cs="Calibri Light"/>
                <w:noProof/>
                <w:sz w:val="20"/>
                <w:szCs w:val="20"/>
              </w:rPr>
              <w:t>პლაგიატის</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პოლიტიკა</w:t>
            </w:r>
          </w:p>
        </w:tc>
        <w:tc>
          <w:tcPr>
            <w:tcW w:w="7424" w:type="dxa"/>
            <w:shd w:val="clear" w:color="auto" w:fill="F1F1F1"/>
            <w:vAlign w:val="center"/>
          </w:tcPr>
          <w:p w14:paraId="2405F1F8" w14:textId="77777777" w:rsidR="004B193B" w:rsidRPr="00AA70B8" w:rsidRDefault="004A49BF" w:rsidP="005A6FAD">
            <w:pPr>
              <w:pStyle w:val="TableParagraph"/>
              <w:spacing w:line="242" w:lineRule="exact"/>
              <w:ind w:left="107"/>
              <w:rPr>
                <w:rFonts w:ascii="Calibri Light" w:hAnsi="Calibri Light" w:cs="Calibri Light"/>
                <w:noProof/>
                <w:sz w:val="20"/>
                <w:szCs w:val="20"/>
              </w:rPr>
            </w:pPr>
            <w:r w:rsidRPr="00AA70B8">
              <w:rPr>
                <w:rFonts w:ascii="Calibri Light" w:hAnsi="Calibri Light" w:cs="Calibri Light"/>
                <w:noProof/>
                <w:w w:val="95"/>
                <w:sz w:val="20"/>
                <w:szCs w:val="20"/>
              </w:rPr>
              <w:t>See</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KIU Policy</w:t>
            </w:r>
          </w:p>
        </w:tc>
      </w:tr>
      <w:tr w:rsidR="004B193B" w:rsidRPr="00FE08B1" w14:paraId="5371560D" w14:textId="77777777" w:rsidTr="000E2B22">
        <w:trPr>
          <w:trHeight w:val="620"/>
        </w:trPr>
        <w:tc>
          <w:tcPr>
            <w:tcW w:w="425" w:type="dxa"/>
            <w:vMerge/>
            <w:tcBorders>
              <w:top w:val="nil"/>
            </w:tcBorders>
            <w:shd w:val="clear" w:color="auto" w:fill="F1F1F1"/>
            <w:vAlign w:val="center"/>
          </w:tcPr>
          <w:p w14:paraId="5E23AF05" w14:textId="77777777" w:rsidR="004B193B" w:rsidRPr="00FE08B1" w:rsidRDefault="004B193B" w:rsidP="00AA70B8">
            <w:pPr>
              <w:rPr>
                <w:rFonts w:ascii="Calibri Light" w:hAnsi="Calibri Light" w:cstheme="minorHAnsi"/>
                <w:noProof/>
                <w:sz w:val="2"/>
                <w:szCs w:val="2"/>
              </w:rPr>
            </w:pPr>
          </w:p>
        </w:tc>
        <w:tc>
          <w:tcPr>
            <w:tcW w:w="2610" w:type="dxa"/>
            <w:vMerge/>
            <w:tcBorders>
              <w:top w:val="nil"/>
            </w:tcBorders>
            <w:shd w:val="clear" w:color="auto" w:fill="F1F1F1"/>
            <w:vAlign w:val="center"/>
          </w:tcPr>
          <w:p w14:paraId="19FE36B3" w14:textId="77777777" w:rsidR="004B193B" w:rsidRPr="00AA70B8" w:rsidRDefault="004B193B" w:rsidP="005A6FAD">
            <w:pPr>
              <w:rPr>
                <w:rFonts w:ascii="Calibri Light" w:hAnsi="Calibri Light" w:cs="Calibri Light"/>
                <w:noProof/>
                <w:sz w:val="20"/>
                <w:szCs w:val="20"/>
              </w:rPr>
            </w:pPr>
          </w:p>
        </w:tc>
        <w:tc>
          <w:tcPr>
            <w:tcW w:w="7424" w:type="dxa"/>
            <w:vAlign w:val="center"/>
          </w:tcPr>
          <w:p w14:paraId="37911221" w14:textId="77777777" w:rsidR="004B193B" w:rsidRPr="00AA70B8" w:rsidRDefault="004A49BF" w:rsidP="005A6FAD">
            <w:pPr>
              <w:pStyle w:val="TableParagraph"/>
              <w:spacing w:before="1"/>
              <w:ind w:left="107"/>
              <w:rPr>
                <w:rFonts w:ascii="Calibri Light" w:hAnsi="Calibri Light" w:cs="Calibri Light"/>
                <w:noProof/>
                <w:sz w:val="20"/>
                <w:szCs w:val="20"/>
              </w:rPr>
            </w:pPr>
            <w:r w:rsidRPr="00AA70B8">
              <w:rPr>
                <w:rFonts w:ascii="Calibri Light" w:hAnsi="Calibri Light" w:cs="Calibri Light"/>
                <w:noProof/>
                <w:sz w:val="20"/>
                <w:szCs w:val="20"/>
              </w:rPr>
              <w:t>STUDENT</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CODE</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OF</w:t>
            </w:r>
            <w:r w:rsidRPr="00AA70B8">
              <w:rPr>
                <w:rFonts w:ascii="Calibri Light" w:hAnsi="Calibri Light" w:cs="Calibri Light"/>
                <w:noProof/>
                <w:spacing w:val="-5"/>
                <w:sz w:val="20"/>
                <w:szCs w:val="20"/>
              </w:rPr>
              <w:t xml:space="preserve"> </w:t>
            </w:r>
            <w:r w:rsidRPr="00AA70B8">
              <w:rPr>
                <w:rFonts w:ascii="Calibri Light" w:hAnsi="Calibri Light" w:cs="Calibri Light"/>
                <w:noProof/>
                <w:sz w:val="20"/>
                <w:szCs w:val="20"/>
              </w:rPr>
              <w:t>CONDUCT (Please,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see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in</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uploaded</w:t>
            </w:r>
            <w:r w:rsidRPr="00AA70B8">
              <w:rPr>
                <w:rFonts w:ascii="Calibri Light" w:hAnsi="Calibri Light" w:cs="Calibri Light"/>
                <w:noProof/>
                <w:spacing w:val="-5"/>
                <w:sz w:val="20"/>
                <w:szCs w:val="20"/>
              </w:rPr>
              <w:t xml:space="preserve"> </w:t>
            </w:r>
            <w:r w:rsidRPr="00AA70B8">
              <w:rPr>
                <w:rFonts w:ascii="Calibri Light" w:hAnsi="Calibri Light" w:cs="Calibri Light"/>
                <w:noProof/>
                <w:sz w:val="20"/>
                <w:szCs w:val="20"/>
              </w:rPr>
              <w:t>materials)</w:t>
            </w:r>
          </w:p>
        </w:tc>
      </w:tr>
      <w:tr w:rsidR="008977E1" w:rsidRPr="00FE08B1" w14:paraId="4AB3B273" w14:textId="77777777" w:rsidTr="000E2B22">
        <w:trPr>
          <w:trHeight w:val="849"/>
        </w:trPr>
        <w:tc>
          <w:tcPr>
            <w:tcW w:w="425" w:type="dxa"/>
            <w:tcBorders>
              <w:top w:val="nil"/>
            </w:tcBorders>
            <w:shd w:val="clear" w:color="auto" w:fill="F1F1F1"/>
            <w:vAlign w:val="center"/>
          </w:tcPr>
          <w:p w14:paraId="4FDFDFC2" w14:textId="2901947E" w:rsidR="008977E1" w:rsidRPr="00FE08B1" w:rsidRDefault="008977E1" w:rsidP="00AA70B8">
            <w:pPr>
              <w:pStyle w:val="TableParagraph"/>
              <w:ind w:left="107"/>
              <w:rPr>
                <w:rFonts w:ascii="Calibri Light" w:hAnsi="Calibri Light" w:cstheme="minorHAnsi"/>
                <w:noProof/>
                <w:sz w:val="2"/>
                <w:szCs w:val="2"/>
              </w:rPr>
            </w:pPr>
            <w:r w:rsidRPr="00FE08B1">
              <w:rPr>
                <w:rFonts w:ascii="Calibri Light" w:hAnsi="Calibri Light" w:cstheme="minorHAnsi"/>
                <w:noProof/>
              </w:rPr>
              <w:t>4.</w:t>
            </w:r>
          </w:p>
        </w:tc>
        <w:tc>
          <w:tcPr>
            <w:tcW w:w="2610" w:type="dxa"/>
            <w:tcBorders>
              <w:top w:val="nil"/>
            </w:tcBorders>
            <w:shd w:val="clear" w:color="auto" w:fill="F1F1F1"/>
            <w:vAlign w:val="center"/>
          </w:tcPr>
          <w:p w14:paraId="2AAEDFFA" w14:textId="77777777" w:rsidR="008977E1" w:rsidRPr="00AA70B8" w:rsidRDefault="008977E1" w:rsidP="005A6FAD">
            <w:pPr>
              <w:pStyle w:val="TableParagraph"/>
              <w:spacing w:before="1"/>
              <w:ind w:left="107" w:right="214"/>
              <w:rPr>
                <w:rFonts w:ascii="Calibri Light" w:hAnsi="Calibri Light" w:cs="Calibri Light"/>
                <w:noProof/>
                <w:sz w:val="20"/>
                <w:szCs w:val="20"/>
              </w:rPr>
            </w:pPr>
            <w:r w:rsidRPr="00AA70B8">
              <w:rPr>
                <w:rFonts w:ascii="Calibri Light" w:hAnsi="Calibri Light" w:cs="Calibri Light"/>
                <w:noProof/>
                <w:sz w:val="20"/>
                <w:szCs w:val="20"/>
              </w:rPr>
              <w:t>Integration of Students with</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Special Education Needs &amp;</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Disabilities | სპეციალური</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საგანმანათლებლო</w:t>
            </w:r>
            <w:r w:rsidRPr="00AA70B8">
              <w:rPr>
                <w:rFonts w:ascii="Calibri Light" w:hAnsi="Calibri Light" w:cs="Calibri Light"/>
                <w:noProof/>
                <w:spacing w:val="-10"/>
                <w:sz w:val="20"/>
                <w:szCs w:val="20"/>
              </w:rPr>
              <w:t xml:space="preserve"> </w:t>
            </w:r>
            <w:r w:rsidRPr="00AA70B8">
              <w:rPr>
                <w:rFonts w:ascii="Calibri Light" w:hAnsi="Calibri Light" w:cs="Calibri Light"/>
                <w:noProof/>
                <w:sz w:val="20"/>
                <w:szCs w:val="20"/>
              </w:rPr>
              <w:t>საჭიროების</w:t>
            </w:r>
          </w:p>
          <w:p w14:paraId="5A980126" w14:textId="7F09B6DA" w:rsidR="008977E1" w:rsidRPr="00AA70B8" w:rsidRDefault="008977E1" w:rsidP="005A6FAD">
            <w:pPr>
              <w:pStyle w:val="TableParagraph"/>
              <w:spacing w:before="1" w:line="289" w:lineRule="exact"/>
              <w:rPr>
                <w:rFonts w:ascii="Calibri Light" w:hAnsi="Calibri Light" w:cs="Calibri Light"/>
                <w:noProof/>
                <w:sz w:val="20"/>
                <w:szCs w:val="20"/>
              </w:rPr>
            </w:pPr>
            <w:r w:rsidRPr="00AA70B8">
              <w:rPr>
                <w:rFonts w:ascii="Calibri Light" w:hAnsi="Calibri Light" w:cs="Calibri Light"/>
                <w:noProof/>
                <w:sz w:val="20"/>
                <w:szCs w:val="20"/>
              </w:rPr>
              <w:t>და</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შეზღუდული   შესაძლებლობის</w:t>
            </w:r>
            <w:r w:rsidRPr="00AA70B8">
              <w:rPr>
                <w:rFonts w:ascii="Calibri Light" w:hAnsi="Calibri Light" w:cs="Calibri Light"/>
                <w:noProof/>
                <w:spacing w:val="-5"/>
                <w:sz w:val="20"/>
                <w:szCs w:val="20"/>
              </w:rPr>
              <w:t xml:space="preserve"> </w:t>
            </w:r>
            <w:r w:rsidRPr="00AA70B8">
              <w:rPr>
                <w:rFonts w:ascii="Calibri Light" w:hAnsi="Calibri Light" w:cs="Calibri Light"/>
                <w:noProof/>
                <w:sz w:val="20"/>
                <w:szCs w:val="20"/>
              </w:rPr>
              <w:t>მქონე სტუდენტების</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ინტეგრაცია</w:t>
            </w:r>
          </w:p>
        </w:tc>
        <w:tc>
          <w:tcPr>
            <w:tcW w:w="7424" w:type="dxa"/>
            <w:vAlign w:val="center"/>
          </w:tcPr>
          <w:p w14:paraId="5DD2E5DD" w14:textId="77777777" w:rsidR="008977E1" w:rsidRPr="00AA70B8" w:rsidRDefault="008977E1" w:rsidP="000E2B22">
            <w:pPr>
              <w:pStyle w:val="TableParagraph"/>
              <w:spacing w:before="12"/>
              <w:ind w:left="89"/>
              <w:rPr>
                <w:rFonts w:ascii="Calibri Light" w:hAnsi="Calibri Light" w:cs="Calibri Light"/>
                <w:noProof/>
                <w:sz w:val="20"/>
                <w:szCs w:val="20"/>
              </w:rPr>
            </w:pPr>
            <w:r w:rsidRPr="00AA70B8">
              <w:rPr>
                <w:rFonts w:ascii="Calibri Light" w:hAnsi="Calibri Light" w:cs="Calibri Light"/>
                <w:noProof/>
                <w:w w:val="95"/>
                <w:sz w:val="20"/>
                <w:szCs w:val="20"/>
              </w:rPr>
              <w:t>See</w:t>
            </w:r>
            <w:r w:rsidRPr="00AA70B8">
              <w:rPr>
                <w:rFonts w:ascii="Calibri Light" w:hAnsi="Calibri Light" w:cs="Calibri Light"/>
                <w:noProof/>
                <w:spacing w:val="-1"/>
                <w:w w:val="95"/>
                <w:sz w:val="20"/>
                <w:szCs w:val="20"/>
              </w:rPr>
              <w:t xml:space="preserve"> </w:t>
            </w:r>
            <w:r w:rsidRPr="00AA70B8">
              <w:rPr>
                <w:rFonts w:ascii="Calibri Light" w:hAnsi="Calibri Light" w:cs="Calibri Light"/>
                <w:noProof/>
                <w:w w:val="95"/>
                <w:sz w:val="20"/>
                <w:szCs w:val="20"/>
              </w:rPr>
              <w:t>KIU Policy</w:t>
            </w:r>
            <w:r w:rsidRPr="00AA70B8">
              <w:rPr>
                <w:rFonts w:ascii="Calibri Light" w:hAnsi="Calibri Light" w:cs="Calibri Light"/>
                <w:noProof/>
                <w:sz w:val="20"/>
                <w:szCs w:val="20"/>
              </w:rPr>
              <w:t xml:space="preserve"> </w:t>
            </w:r>
          </w:p>
          <w:p w14:paraId="1470E952" w14:textId="50BF815E" w:rsidR="008977E1" w:rsidRPr="00AA70B8" w:rsidRDefault="008977E1" w:rsidP="000E2B22">
            <w:pPr>
              <w:pStyle w:val="TableParagraph"/>
              <w:spacing w:before="12"/>
              <w:ind w:left="89"/>
              <w:rPr>
                <w:rFonts w:ascii="Calibri Light" w:hAnsi="Calibri Light" w:cs="Calibri Light"/>
                <w:noProof/>
                <w:sz w:val="20"/>
                <w:szCs w:val="20"/>
              </w:rPr>
            </w:pPr>
            <w:r w:rsidRPr="00AA70B8">
              <w:rPr>
                <w:rFonts w:ascii="Calibri Light" w:hAnsi="Calibri Light" w:cs="Calibri Light"/>
                <w:noProof/>
                <w:sz w:val="20"/>
                <w:szCs w:val="20"/>
              </w:rPr>
              <w:t>A student with special education needs and disabilities must address at first KIU administration. The administration in cooperation with the course instructor will design an individualized learning plan for the student.</w:t>
            </w:r>
          </w:p>
        </w:tc>
      </w:tr>
      <w:tr w:rsidR="00AA70B8" w:rsidRPr="00CE1A44" w14:paraId="6E39BA82" w14:textId="77777777" w:rsidTr="000E2B22">
        <w:trPr>
          <w:trHeight w:val="7568"/>
        </w:trPr>
        <w:tc>
          <w:tcPr>
            <w:tcW w:w="425" w:type="dxa"/>
            <w:shd w:val="clear" w:color="auto" w:fill="F1F1F1"/>
            <w:vAlign w:val="center"/>
          </w:tcPr>
          <w:p w14:paraId="3A12795A" w14:textId="3112B68D" w:rsidR="00AA70B8" w:rsidRPr="007F0688" w:rsidRDefault="00557D2D">
            <w:pPr>
              <w:pStyle w:val="TableParagraph"/>
              <w:ind w:left="107"/>
              <w:rPr>
                <w:rFonts w:ascii="Calibri Light" w:hAnsi="Calibri Light" w:cstheme="minorHAnsi"/>
                <w:noProof/>
                <w:sz w:val="20"/>
                <w:szCs w:val="20"/>
              </w:rPr>
            </w:pPr>
            <w:r w:rsidRPr="007F0688">
              <w:rPr>
                <w:rFonts w:ascii="Calibri Light" w:hAnsi="Calibri Light" w:cstheme="minorHAnsi"/>
                <w:noProof/>
                <w:sz w:val="20"/>
                <w:szCs w:val="20"/>
              </w:rPr>
              <w:lastRenderedPageBreak/>
              <w:t>5.</w:t>
            </w:r>
          </w:p>
        </w:tc>
        <w:tc>
          <w:tcPr>
            <w:tcW w:w="2610" w:type="dxa"/>
            <w:shd w:val="clear" w:color="auto" w:fill="F1F1F1"/>
            <w:vAlign w:val="center"/>
          </w:tcPr>
          <w:p w14:paraId="0ACA0ECC" w14:textId="77777777" w:rsidR="00AA70B8" w:rsidRPr="00AA70B8" w:rsidRDefault="00AA70B8" w:rsidP="00AA70B8">
            <w:pPr>
              <w:pStyle w:val="TableParagraph"/>
              <w:rPr>
                <w:rFonts w:ascii="Calibri Light" w:hAnsi="Calibri Light" w:cs="Calibri Light"/>
                <w:noProof/>
                <w:sz w:val="20"/>
                <w:szCs w:val="20"/>
              </w:rPr>
            </w:pPr>
          </w:p>
          <w:p w14:paraId="04A64C01" w14:textId="77777777" w:rsidR="00AA70B8" w:rsidRPr="00AA70B8" w:rsidRDefault="00AA70B8" w:rsidP="00AA70B8">
            <w:pPr>
              <w:pStyle w:val="TableParagraph"/>
              <w:rPr>
                <w:rFonts w:ascii="Calibri Light" w:hAnsi="Calibri Light" w:cs="Calibri Light"/>
                <w:noProof/>
                <w:sz w:val="20"/>
                <w:szCs w:val="20"/>
              </w:rPr>
            </w:pPr>
          </w:p>
          <w:p w14:paraId="7ABE7610" w14:textId="77777777" w:rsidR="00AA70B8" w:rsidRPr="00AA70B8" w:rsidRDefault="00AA70B8" w:rsidP="00AA70B8">
            <w:pPr>
              <w:pStyle w:val="TableParagraph"/>
              <w:rPr>
                <w:rFonts w:ascii="Calibri Light" w:hAnsi="Calibri Light" w:cs="Calibri Light"/>
                <w:noProof/>
                <w:sz w:val="20"/>
                <w:szCs w:val="20"/>
              </w:rPr>
            </w:pPr>
          </w:p>
          <w:p w14:paraId="77C42A63" w14:textId="77777777" w:rsidR="00AA70B8" w:rsidRPr="00AA70B8" w:rsidRDefault="00AA70B8" w:rsidP="00AA70B8">
            <w:pPr>
              <w:pStyle w:val="TableParagraph"/>
              <w:rPr>
                <w:rFonts w:ascii="Calibri Light" w:hAnsi="Calibri Light" w:cs="Calibri Light"/>
                <w:noProof/>
                <w:sz w:val="20"/>
                <w:szCs w:val="20"/>
              </w:rPr>
            </w:pPr>
          </w:p>
          <w:p w14:paraId="3B9B0B6E" w14:textId="77777777" w:rsidR="00AA70B8" w:rsidRPr="00AA70B8" w:rsidRDefault="00AA70B8" w:rsidP="00AA70B8">
            <w:pPr>
              <w:pStyle w:val="TableParagraph"/>
              <w:rPr>
                <w:rFonts w:ascii="Calibri Light" w:hAnsi="Calibri Light" w:cs="Calibri Light"/>
                <w:noProof/>
                <w:sz w:val="20"/>
                <w:szCs w:val="20"/>
              </w:rPr>
            </w:pPr>
          </w:p>
          <w:p w14:paraId="4612515A" w14:textId="77777777" w:rsidR="00AA70B8" w:rsidRPr="00AA70B8" w:rsidRDefault="00AA70B8" w:rsidP="00AA70B8">
            <w:pPr>
              <w:pStyle w:val="TableParagraph"/>
              <w:spacing w:before="3"/>
              <w:rPr>
                <w:rFonts w:ascii="Calibri Light" w:hAnsi="Calibri Light" w:cs="Calibri Light"/>
                <w:noProof/>
                <w:sz w:val="20"/>
                <w:szCs w:val="20"/>
              </w:rPr>
            </w:pPr>
          </w:p>
          <w:p w14:paraId="47C7D418" w14:textId="77777777" w:rsidR="00AA70B8" w:rsidRPr="00AA70B8" w:rsidRDefault="00AA70B8" w:rsidP="00AA70B8">
            <w:pPr>
              <w:pStyle w:val="TableParagraph"/>
              <w:spacing w:line="289" w:lineRule="exact"/>
              <w:ind w:left="107"/>
              <w:rPr>
                <w:rFonts w:ascii="Calibri Light" w:hAnsi="Calibri Light" w:cs="Calibri Light"/>
                <w:noProof/>
                <w:sz w:val="20"/>
                <w:szCs w:val="20"/>
              </w:rPr>
            </w:pPr>
            <w:r w:rsidRPr="00AA70B8">
              <w:rPr>
                <w:rFonts w:ascii="Calibri Light" w:hAnsi="Calibri Light" w:cs="Calibri Light"/>
                <w:noProof/>
                <w:sz w:val="20"/>
                <w:szCs w:val="20"/>
              </w:rPr>
              <w:t>Supplementary</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Learning</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Resources</w:t>
            </w:r>
          </w:p>
          <w:p w14:paraId="5B9DC2DC" w14:textId="6917334B" w:rsidR="00AA70B8" w:rsidRPr="00AA70B8" w:rsidRDefault="00AA70B8" w:rsidP="00AA70B8">
            <w:pPr>
              <w:pStyle w:val="TableParagraph"/>
              <w:spacing w:before="1" w:line="269" w:lineRule="exact"/>
              <w:ind w:left="107"/>
              <w:rPr>
                <w:rFonts w:ascii="Calibri Light" w:hAnsi="Calibri Light" w:cs="Calibri Light"/>
                <w:noProof/>
                <w:sz w:val="20"/>
                <w:szCs w:val="20"/>
              </w:rPr>
            </w:pPr>
            <w:r w:rsidRPr="00AA70B8">
              <w:rPr>
                <w:rFonts w:ascii="Calibri Light" w:hAnsi="Calibri Light" w:cs="Calibri Light"/>
                <w:noProof/>
                <w:sz w:val="20"/>
                <w:szCs w:val="20"/>
              </w:rPr>
              <w:t>| დამატებითი სასწავლო</w:t>
            </w:r>
            <w:r w:rsidRPr="00AA70B8">
              <w:rPr>
                <w:rFonts w:ascii="Calibri Light" w:hAnsi="Calibri Light" w:cs="Calibri Light"/>
                <w:noProof/>
                <w:sz w:val="20"/>
                <w:szCs w:val="20"/>
                <w:lang w:val="ka-GE"/>
              </w:rPr>
              <w:t xml:space="preserve"> </w:t>
            </w:r>
            <w:r w:rsidRPr="00AA70B8">
              <w:rPr>
                <w:rFonts w:ascii="Calibri Light" w:hAnsi="Calibri Light" w:cs="Calibri Light"/>
                <w:noProof/>
                <w:spacing w:val="-52"/>
                <w:sz w:val="20"/>
                <w:szCs w:val="20"/>
              </w:rPr>
              <w:t xml:space="preserve"> </w:t>
            </w:r>
            <w:r w:rsidRPr="00AA70B8">
              <w:rPr>
                <w:rFonts w:ascii="Calibri Light" w:hAnsi="Calibri Light" w:cs="Calibri Light"/>
                <w:noProof/>
                <w:sz w:val="20"/>
                <w:szCs w:val="20"/>
              </w:rPr>
              <w:t>რესურსი</w:t>
            </w:r>
          </w:p>
        </w:tc>
        <w:tc>
          <w:tcPr>
            <w:tcW w:w="7424" w:type="dxa"/>
            <w:shd w:val="clear" w:color="auto" w:fill="F1F1F1"/>
          </w:tcPr>
          <w:p w14:paraId="7009A246" w14:textId="77777777" w:rsidR="00AA70B8" w:rsidRPr="00AA70B8" w:rsidRDefault="00AA70B8" w:rsidP="008977E1">
            <w:pPr>
              <w:rPr>
                <w:rFonts w:ascii="Calibri Light" w:hAnsi="Calibri Light" w:cs="Calibri Light"/>
                <w:noProof/>
                <w:spacing w:val="1"/>
                <w:sz w:val="20"/>
                <w:szCs w:val="20"/>
              </w:rPr>
            </w:pPr>
            <w:r w:rsidRPr="00AA70B8">
              <w:rPr>
                <w:rFonts w:ascii="Calibri Light" w:hAnsi="Calibri Light" w:cs="Calibri Light"/>
                <w:noProof/>
                <w:sz w:val="20"/>
                <w:szCs w:val="20"/>
              </w:rPr>
              <w:t>Recommended links:</w:t>
            </w:r>
            <w:r w:rsidRPr="00AA70B8">
              <w:rPr>
                <w:rFonts w:ascii="Calibri Light" w:hAnsi="Calibri Light" w:cs="Calibri Light"/>
                <w:noProof/>
                <w:spacing w:val="1"/>
                <w:sz w:val="20"/>
                <w:szCs w:val="20"/>
              </w:rPr>
              <w:t xml:space="preserve"> </w:t>
            </w:r>
          </w:p>
          <w:p w14:paraId="0AC8CEC3" w14:textId="171F5A50" w:rsidR="00AA70B8" w:rsidRPr="00AA70B8" w:rsidRDefault="00AA70B8" w:rsidP="008977E1">
            <w:pPr>
              <w:rPr>
                <w:rFonts w:ascii="Calibri Light" w:hAnsi="Calibri Light" w:cs="Calibri Light"/>
                <w:noProof/>
                <w:sz w:val="20"/>
                <w:szCs w:val="20"/>
              </w:rPr>
            </w:pPr>
            <w:hyperlink r:id="rId26" w:history="1">
              <w:r w:rsidRPr="00AA70B8">
                <w:rPr>
                  <w:rStyle w:val="Hyperlink"/>
                  <w:rFonts w:ascii="Calibri Light" w:hAnsi="Calibri Light" w:cs="Calibri Light"/>
                  <w:noProof/>
                  <w:sz w:val="20"/>
                  <w:szCs w:val="20"/>
                </w:rPr>
                <w:t>http://www.weg.ge</w:t>
              </w:r>
            </w:hyperlink>
          </w:p>
          <w:p w14:paraId="63BBCBC3" w14:textId="77777777" w:rsidR="00AA70B8" w:rsidRPr="00AA70B8" w:rsidRDefault="00AA70B8" w:rsidP="00E0788B">
            <w:pPr>
              <w:rPr>
                <w:rStyle w:val="Hyperlink"/>
                <w:rFonts w:ascii="Calibri Light" w:hAnsi="Calibri Light" w:cs="Calibri Light"/>
                <w:noProof/>
                <w:sz w:val="20"/>
                <w:szCs w:val="20"/>
              </w:rPr>
            </w:pPr>
            <w:hyperlink r:id="rId27" w:history="1">
              <w:r w:rsidRPr="00AA70B8">
                <w:rPr>
                  <w:rStyle w:val="Hyperlink"/>
                  <w:rFonts w:ascii="Calibri Light" w:hAnsi="Calibri Light" w:cs="Calibri Light"/>
                  <w:noProof/>
                  <w:sz w:val="20"/>
                  <w:szCs w:val="20"/>
                </w:rPr>
                <w:t>https://lupinepublishers.com/biosensors-renewable-sources/pdf/JBRS.MS.ID.000143.pdf</w:t>
              </w:r>
            </w:hyperlink>
          </w:p>
          <w:p w14:paraId="3684F605" w14:textId="77777777" w:rsidR="00AA70B8" w:rsidRPr="00AA70B8" w:rsidRDefault="00AA70B8" w:rsidP="00E0788B">
            <w:pPr>
              <w:rPr>
                <w:rStyle w:val="Hyperlink"/>
                <w:rFonts w:ascii="Calibri Light" w:hAnsi="Calibri Light" w:cs="Calibri Light"/>
                <w:noProof/>
                <w:sz w:val="20"/>
                <w:szCs w:val="20"/>
              </w:rPr>
            </w:pPr>
            <w:hyperlink r:id="rId28" w:history="1">
              <w:r w:rsidRPr="00AA70B8">
                <w:rPr>
                  <w:rStyle w:val="Hyperlink"/>
                  <w:rFonts w:ascii="Calibri Light" w:hAnsi="Calibri Light" w:cs="Calibri Light"/>
                  <w:noProof/>
                  <w:sz w:val="20"/>
                  <w:szCs w:val="20"/>
                </w:rPr>
                <w:t>https://lupinepublishers.com/nursing-journal/pdf/LOJNHC.MS.ID.000170.pdf</w:t>
              </w:r>
            </w:hyperlink>
          </w:p>
          <w:p w14:paraId="25DEF329" w14:textId="77777777" w:rsidR="00AA70B8" w:rsidRPr="00AA70B8" w:rsidRDefault="00AA70B8" w:rsidP="00E0788B">
            <w:pPr>
              <w:rPr>
                <w:rStyle w:val="Hyperlink"/>
                <w:rFonts w:ascii="Calibri Light" w:hAnsi="Calibri Light" w:cs="Calibri Light"/>
                <w:noProof/>
                <w:sz w:val="20"/>
                <w:szCs w:val="20"/>
              </w:rPr>
            </w:pPr>
            <w:hyperlink r:id="rId29" w:history="1">
              <w:r w:rsidRPr="00AA70B8">
                <w:rPr>
                  <w:rStyle w:val="Hyperlink"/>
                  <w:rFonts w:ascii="Calibri Light" w:hAnsi="Calibri Light" w:cs="Calibri Light"/>
                  <w:noProof/>
                  <w:sz w:val="20"/>
                  <w:szCs w:val="20"/>
                </w:rPr>
                <w:t>https://lupinepublishers.com/nursing-journal/pdf/LOJNHC.MS.ID.000170.pdf</w:t>
              </w:r>
            </w:hyperlink>
          </w:p>
          <w:p w14:paraId="75234176" w14:textId="77777777" w:rsidR="00AA70B8" w:rsidRPr="00AA70B8" w:rsidRDefault="00AA70B8" w:rsidP="00E0788B">
            <w:pPr>
              <w:rPr>
                <w:rStyle w:val="Hyperlink"/>
                <w:rFonts w:ascii="Calibri Light" w:hAnsi="Calibri Light" w:cs="Calibri Light"/>
                <w:noProof/>
                <w:sz w:val="20"/>
                <w:szCs w:val="20"/>
              </w:rPr>
            </w:pPr>
            <w:hyperlink r:id="rId30" w:history="1">
              <w:r w:rsidRPr="00AA70B8">
                <w:rPr>
                  <w:rStyle w:val="Hyperlink"/>
                  <w:rFonts w:ascii="Calibri Light" w:hAnsi="Calibri Light" w:cs="Calibri Light"/>
                  <w:noProof/>
                  <w:sz w:val="20"/>
                  <w:szCs w:val="20"/>
                </w:rPr>
                <w:t>https://ijisrt.com/energy-market-liberalization-opportunities-for-consumers</w:t>
              </w:r>
            </w:hyperlink>
          </w:p>
          <w:p w14:paraId="64933657" w14:textId="77777777" w:rsidR="00AA70B8" w:rsidRPr="00AA70B8" w:rsidRDefault="00AA70B8" w:rsidP="00E0788B">
            <w:pPr>
              <w:rPr>
                <w:rStyle w:val="Hyperlink"/>
                <w:rFonts w:ascii="Calibri Light" w:hAnsi="Calibri Light" w:cs="Calibri Light"/>
                <w:noProof/>
                <w:sz w:val="20"/>
                <w:szCs w:val="20"/>
              </w:rPr>
            </w:pPr>
            <w:hyperlink r:id="rId31" w:history="1">
              <w:r w:rsidRPr="00AA70B8">
                <w:rPr>
                  <w:rStyle w:val="Hyperlink"/>
                  <w:rFonts w:ascii="Calibri Light" w:hAnsi="Calibri Light" w:cs="Calibri Light"/>
                  <w:noProof/>
                  <w:sz w:val="20"/>
                  <w:szCs w:val="20"/>
                </w:rPr>
                <w:t>https://lupinepublishers.com/biosensors-renewable-sources/pdf/JBRS.MS.ID.000123.pdf</w:t>
              </w:r>
            </w:hyperlink>
          </w:p>
          <w:p w14:paraId="7E9885C9" w14:textId="77777777" w:rsidR="00AA70B8" w:rsidRPr="00AA70B8" w:rsidRDefault="00AA70B8" w:rsidP="00E0788B">
            <w:pPr>
              <w:rPr>
                <w:rStyle w:val="Hyperlink"/>
                <w:rFonts w:ascii="Calibri Light" w:hAnsi="Calibri Light" w:cs="Calibri Light"/>
                <w:noProof/>
                <w:sz w:val="20"/>
                <w:szCs w:val="20"/>
              </w:rPr>
            </w:pPr>
            <w:hyperlink r:id="rId32" w:history="1">
              <w:r w:rsidRPr="00AA70B8">
                <w:rPr>
                  <w:rStyle w:val="Hyperlink"/>
                  <w:rFonts w:ascii="Calibri Light" w:hAnsi="Calibri Light" w:cs="Calibri Light"/>
                  <w:noProof/>
                  <w:sz w:val="20"/>
                  <w:szCs w:val="20"/>
                </w:rPr>
                <w:t>http://economicprofile.org/article/1301</w:t>
              </w:r>
            </w:hyperlink>
          </w:p>
          <w:p w14:paraId="3C517C96" w14:textId="77777777" w:rsidR="00AA70B8" w:rsidRPr="00AA70B8" w:rsidRDefault="00AA70B8" w:rsidP="00E0788B">
            <w:pPr>
              <w:rPr>
                <w:rStyle w:val="Hyperlink"/>
                <w:rFonts w:ascii="Calibri Light" w:hAnsi="Calibri Light" w:cs="Calibri Light"/>
                <w:noProof/>
                <w:sz w:val="20"/>
                <w:szCs w:val="20"/>
              </w:rPr>
            </w:pPr>
            <w:hyperlink r:id="rId33" w:history="1">
              <w:r w:rsidRPr="00AA70B8">
                <w:rPr>
                  <w:rStyle w:val="Hyperlink"/>
                  <w:rFonts w:ascii="Calibri Light" w:hAnsi="Calibri Light" w:cs="Calibri Light"/>
                  <w:noProof/>
                  <w:sz w:val="20"/>
                  <w:szCs w:val="20"/>
                </w:rPr>
                <w:t>https://lupinepublishers.com/biosensors-renewable-sources/volume1-issue4.php</w:t>
              </w:r>
            </w:hyperlink>
          </w:p>
          <w:p w14:paraId="1D25570B" w14:textId="77777777" w:rsidR="00AA70B8" w:rsidRPr="00AA70B8" w:rsidRDefault="00AA70B8" w:rsidP="00E0788B">
            <w:pPr>
              <w:rPr>
                <w:rStyle w:val="Hyperlink"/>
                <w:rFonts w:ascii="Calibri Light" w:hAnsi="Calibri Light" w:cs="Calibri Light"/>
                <w:noProof/>
                <w:sz w:val="20"/>
                <w:szCs w:val="20"/>
              </w:rPr>
            </w:pPr>
            <w:hyperlink r:id="rId34" w:history="1">
              <w:r w:rsidRPr="00AA70B8">
                <w:rPr>
                  <w:rStyle w:val="Hyperlink"/>
                  <w:rFonts w:ascii="Calibri Light" w:hAnsi="Calibri Light" w:cs="Calibri Light"/>
                  <w:noProof/>
                  <w:sz w:val="20"/>
                  <w:szCs w:val="20"/>
                </w:rPr>
                <w:t>http://www.skepticmedpublishers.com/wp-content/uploads/2020/03/JESCC-116.pdf</w:t>
              </w:r>
            </w:hyperlink>
          </w:p>
          <w:p w14:paraId="3C88FE96" w14:textId="77777777" w:rsidR="00AA70B8" w:rsidRPr="00AA70B8" w:rsidRDefault="00AA70B8" w:rsidP="00E0788B">
            <w:pPr>
              <w:rPr>
                <w:rStyle w:val="Hyperlink"/>
                <w:rFonts w:ascii="Calibri Light" w:hAnsi="Calibri Light" w:cs="Calibri Light"/>
                <w:noProof/>
                <w:sz w:val="20"/>
                <w:szCs w:val="20"/>
              </w:rPr>
            </w:pPr>
            <w:hyperlink r:id="rId35" w:history="1">
              <w:r w:rsidRPr="00AA70B8">
                <w:rPr>
                  <w:rStyle w:val="Hyperlink"/>
                  <w:rFonts w:ascii="Calibri Light" w:hAnsi="Calibri Light" w:cs="Calibri Light"/>
                  <w:noProof/>
                  <w:sz w:val="20"/>
                  <w:szCs w:val="20"/>
                </w:rPr>
                <w:t>https://btu.gweb.ge/media/1001285/2021/07/02/c831604cf0085e9471491f2f915c0c7a.pdf</w:t>
              </w:r>
            </w:hyperlink>
          </w:p>
          <w:p w14:paraId="6E9BA62B" w14:textId="77777777" w:rsidR="00AA70B8" w:rsidRPr="00AA70B8" w:rsidRDefault="00AA70B8" w:rsidP="00E0788B">
            <w:pPr>
              <w:rPr>
                <w:rStyle w:val="Hyperlink"/>
                <w:rFonts w:ascii="Calibri Light" w:hAnsi="Calibri Light" w:cs="Calibri Light"/>
                <w:noProof/>
                <w:sz w:val="20"/>
                <w:szCs w:val="20"/>
              </w:rPr>
            </w:pPr>
            <w:hyperlink r:id="rId36" w:history="1">
              <w:r w:rsidRPr="00AA70B8">
                <w:rPr>
                  <w:rStyle w:val="Hyperlink"/>
                  <w:rFonts w:ascii="Calibri Light" w:hAnsi="Calibri Light" w:cs="Calibri Light"/>
                  <w:noProof/>
                  <w:sz w:val="20"/>
                  <w:szCs w:val="20"/>
                </w:rPr>
                <w:t>https://btu.gweb.ge/media/1001285/2021/07/02/c831604cf0085e9471491f2f915c0c7a.pdf</w:t>
              </w:r>
            </w:hyperlink>
            <w:hyperlink r:id="rId37" w:history="1">
              <w:r w:rsidRPr="00AA70B8">
                <w:rPr>
                  <w:rStyle w:val="Hyperlink"/>
                  <w:rFonts w:ascii="Calibri Light" w:hAnsi="Calibri Light" w:cs="Calibri Light"/>
                  <w:noProof/>
                  <w:sz w:val="20"/>
                  <w:szCs w:val="20"/>
                </w:rPr>
                <w:t>https://btu.gweb.ge/media/1001285/2021/01/20/56e21511b23a269a3768b9a417dd4d40.pdf</w:t>
              </w:r>
            </w:hyperlink>
          </w:p>
          <w:p w14:paraId="6442AC1E" w14:textId="77777777" w:rsidR="00AA70B8" w:rsidRPr="00AA70B8" w:rsidRDefault="00AA70B8" w:rsidP="00E0788B">
            <w:pPr>
              <w:rPr>
                <w:rStyle w:val="Hyperlink"/>
                <w:rFonts w:ascii="Calibri Light" w:hAnsi="Calibri Light" w:cs="Calibri Light"/>
                <w:noProof/>
                <w:sz w:val="20"/>
                <w:szCs w:val="20"/>
              </w:rPr>
            </w:pPr>
            <w:hyperlink r:id="rId38" w:history="1">
              <w:r w:rsidRPr="00AA70B8">
                <w:rPr>
                  <w:rStyle w:val="Hyperlink"/>
                  <w:rFonts w:ascii="Calibri Light" w:hAnsi="Calibri Light" w:cs="Calibri Light"/>
                  <w:noProof/>
                  <w:sz w:val="20"/>
                  <w:szCs w:val="20"/>
                </w:rPr>
                <w:t>https://btu.gweb.ge/media/1001285/2021/01/11/9a822f0cb750f2bea1e9a45c2fb2ca74.pdf</w:t>
              </w:r>
            </w:hyperlink>
          </w:p>
          <w:p w14:paraId="6CD1D556" w14:textId="77777777" w:rsidR="00AA70B8" w:rsidRPr="00AA70B8" w:rsidRDefault="00AA70B8" w:rsidP="00E0788B">
            <w:pPr>
              <w:rPr>
                <w:rStyle w:val="Hyperlink"/>
                <w:rFonts w:ascii="Calibri Light" w:hAnsi="Calibri Light" w:cs="Calibri Light"/>
                <w:noProof/>
                <w:sz w:val="20"/>
                <w:szCs w:val="20"/>
              </w:rPr>
            </w:pPr>
            <w:hyperlink r:id="rId39" w:history="1">
              <w:r w:rsidRPr="00AA70B8">
                <w:rPr>
                  <w:rStyle w:val="Hyperlink"/>
                  <w:rFonts w:ascii="Calibri Light" w:hAnsi="Calibri Light" w:cs="Calibri Light"/>
                  <w:noProof/>
                  <w:sz w:val="20"/>
                  <w:szCs w:val="20"/>
                </w:rPr>
                <w:t>https://lupinepublishers.com/biosensors-renewable-sources/pdf/JBRS.MS.ID.000111.pdf</w:t>
              </w:r>
            </w:hyperlink>
          </w:p>
          <w:p w14:paraId="48F2274C" w14:textId="77777777" w:rsidR="00AA70B8" w:rsidRPr="00AA70B8" w:rsidRDefault="00AA70B8" w:rsidP="00E0788B">
            <w:pPr>
              <w:rPr>
                <w:rStyle w:val="Hyperlink"/>
                <w:rFonts w:ascii="Calibri Light" w:hAnsi="Calibri Light" w:cs="Calibri Light"/>
                <w:noProof/>
                <w:sz w:val="20"/>
                <w:szCs w:val="20"/>
              </w:rPr>
            </w:pPr>
            <w:hyperlink r:id="rId40" w:history="1">
              <w:r w:rsidRPr="00AA70B8">
                <w:rPr>
                  <w:rStyle w:val="Hyperlink"/>
                  <w:rFonts w:ascii="Calibri Light" w:hAnsi="Calibri Light" w:cs="Calibri Light"/>
                  <w:noProof/>
                  <w:sz w:val="20"/>
                  <w:szCs w:val="20"/>
                </w:rPr>
                <w:t>https://www.researchgate.net/publication/353142373_Renewable_Energy_Potential_and_Its_Utilization_in_Georgia</w:t>
              </w:r>
            </w:hyperlink>
          </w:p>
          <w:p w14:paraId="52034D5D" w14:textId="77777777" w:rsidR="00AA70B8" w:rsidRPr="00AA70B8" w:rsidRDefault="00AA70B8" w:rsidP="008977E1">
            <w:pPr>
              <w:rPr>
                <w:rFonts w:ascii="Calibri Light" w:hAnsi="Calibri Light" w:cs="Calibri Light"/>
                <w:noProof/>
                <w:spacing w:val="1"/>
                <w:sz w:val="20"/>
                <w:szCs w:val="20"/>
                <w:lang w:val="ka-GE"/>
              </w:rPr>
            </w:pPr>
          </w:p>
          <w:p w14:paraId="3CA35216" w14:textId="77777777" w:rsidR="00AA70B8" w:rsidRPr="00AA70B8" w:rsidRDefault="00AA70B8" w:rsidP="008977E1">
            <w:pPr>
              <w:rPr>
                <w:rFonts w:ascii="Calibri Light" w:hAnsi="Calibri Light" w:cs="Calibri Light"/>
                <w:noProof/>
                <w:color w:val="1F497D" w:themeColor="text2"/>
                <w:sz w:val="20"/>
                <w:szCs w:val="20"/>
                <w:lang w:val="ka-GE"/>
              </w:rPr>
            </w:pPr>
            <w:hyperlink r:id="rId41" w:history="1">
              <w:r w:rsidRPr="00AA70B8">
                <w:rPr>
                  <w:rStyle w:val="Hyperlink"/>
                  <w:rFonts w:ascii="Calibri Light" w:hAnsi="Calibri Light" w:cs="Calibri Light"/>
                  <w:noProof/>
                  <w:color w:val="1F497D" w:themeColor="text2"/>
                  <w:sz w:val="20"/>
                  <w:szCs w:val="20"/>
                  <w:lang w:val="ka-GE"/>
                </w:rPr>
                <w:t>http://www.gita.gov.ge</w:t>
              </w:r>
            </w:hyperlink>
            <w:r w:rsidRPr="00AA70B8">
              <w:rPr>
                <w:rFonts w:ascii="Calibri Light" w:hAnsi="Calibri Light" w:cs="Calibri Light"/>
                <w:noProof/>
                <w:color w:val="1F497D" w:themeColor="text2"/>
                <w:spacing w:val="1"/>
                <w:sz w:val="20"/>
                <w:szCs w:val="20"/>
                <w:lang w:val="ka-GE"/>
              </w:rPr>
              <w:t xml:space="preserve"> </w:t>
            </w:r>
          </w:p>
          <w:p w14:paraId="6090FD2B" w14:textId="77777777" w:rsidR="00AA70B8" w:rsidRPr="00AA70B8" w:rsidRDefault="00AA70B8" w:rsidP="008977E1">
            <w:pPr>
              <w:rPr>
                <w:rFonts w:ascii="Calibri Light" w:hAnsi="Calibri Light" w:cs="Calibri Light"/>
                <w:noProof/>
                <w:color w:val="1F497D" w:themeColor="text2"/>
                <w:sz w:val="20"/>
                <w:szCs w:val="20"/>
                <w:lang w:val="ka-GE"/>
              </w:rPr>
            </w:pPr>
            <w:hyperlink r:id="rId42" w:history="1">
              <w:r w:rsidRPr="00AA70B8">
                <w:rPr>
                  <w:rStyle w:val="Hyperlink"/>
                  <w:rFonts w:ascii="Calibri Light" w:hAnsi="Calibri Light" w:cs="Calibri Light"/>
                  <w:noProof/>
                  <w:color w:val="1F497D" w:themeColor="text2"/>
                  <w:sz w:val="20"/>
                  <w:szCs w:val="20"/>
                  <w:lang w:val="ka-GE"/>
                </w:rPr>
                <w:t>https://www.projecttimes.com/</w:t>
              </w:r>
            </w:hyperlink>
          </w:p>
          <w:p w14:paraId="354D3908" w14:textId="77777777" w:rsidR="00AA70B8" w:rsidRPr="00AA70B8" w:rsidRDefault="00AA70B8" w:rsidP="008977E1">
            <w:pPr>
              <w:rPr>
                <w:rFonts w:ascii="Calibri Light" w:hAnsi="Calibri Light" w:cs="Calibri Light"/>
                <w:noProof/>
                <w:color w:val="1F497D" w:themeColor="text2"/>
                <w:sz w:val="20"/>
                <w:szCs w:val="20"/>
                <w:lang w:val="ka-GE"/>
              </w:rPr>
            </w:pPr>
            <w:hyperlink r:id="rId43" w:history="1">
              <w:r w:rsidRPr="00AA70B8">
                <w:rPr>
                  <w:rStyle w:val="Hyperlink"/>
                  <w:rFonts w:ascii="Calibri Light" w:hAnsi="Calibri Light" w:cs="Calibri Light"/>
                  <w:noProof/>
                  <w:color w:val="1F497D" w:themeColor="text2"/>
                  <w:sz w:val="20"/>
                  <w:szCs w:val="20"/>
                  <w:lang w:val="ka-GE"/>
                </w:rPr>
                <w:t>https://pmbasics101.com/</w:t>
              </w:r>
            </w:hyperlink>
          </w:p>
          <w:p w14:paraId="6E91BCA6" w14:textId="77777777" w:rsidR="00AA70B8" w:rsidRPr="00AA70B8" w:rsidRDefault="00AA70B8" w:rsidP="008977E1">
            <w:pPr>
              <w:rPr>
                <w:rFonts w:ascii="Calibri Light" w:hAnsi="Calibri Light" w:cs="Calibri Light"/>
                <w:noProof/>
                <w:color w:val="1F497D" w:themeColor="text2"/>
                <w:sz w:val="20"/>
                <w:szCs w:val="20"/>
                <w:lang w:val="ka-GE"/>
              </w:rPr>
            </w:pPr>
            <w:hyperlink r:id="rId44" w:history="1">
              <w:r w:rsidRPr="00AA70B8">
                <w:rPr>
                  <w:rStyle w:val="Hyperlink"/>
                  <w:rFonts w:ascii="Calibri Light" w:hAnsi="Calibri Light" w:cs="Calibri Light"/>
                  <w:noProof/>
                  <w:color w:val="1F497D" w:themeColor="text2"/>
                  <w:sz w:val="20"/>
                  <w:szCs w:val="20"/>
                  <w:lang w:val="ka-GE"/>
                </w:rPr>
                <w:t>https://www.projectcubicle.com/</w:t>
              </w:r>
            </w:hyperlink>
          </w:p>
          <w:p w14:paraId="67FF16DA" w14:textId="77777777" w:rsidR="00AA70B8" w:rsidRPr="00AA70B8" w:rsidRDefault="00AA70B8" w:rsidP="008977E1">
            <w:pPr>
              <w:rPr>
                <w:rFonts w:ascii="Calibri Light" w:hAnsi="Calibri Light" w:cs="Calibri Light"/>
                <w:noProof/>
                <w:color w:val="1F497D" w:themeColor="text2"/>
                <w:sz w:val="20"/>
                <w:szCs w:val="20"/>
                <w:lang w:val="ka-GE"/>
              </w:rPr>
            </w:pPr>
            <w:hyperlink r:id="rId45" w:history="1">
              <w:r w:rsidRPr="00AA70B8">
                <w:rPr>
                  <w:rStyle w:val="Hyperlink"/>
                  <w:rFonts w:ascii="Calibri Light" w:hAnsi="Calibri Light" w:cs="Calibri Light"/>
                  <w:noProof/>
                  <w:color w:val="1F497D" w:themeColor="text2"/>
                  <w:sz w:val="20"/>
                  <w:szCs w:val="20"/>
                  <w:lang w:val="ka-GE"/>
                </w:rPr>
                <w:t>https://leadinganswers.typepad.com/</w:t>
              </w:r>
            </w:hyperlink>
          </w:p>
          <w:p w14:paraId="401C8E6C" w14:textId="77777777" w:rsidR="00AA70B8" w:rsidRPr="00AA70B8" w:rsidRDefault="00AA70B8" w:rsidP="008977E1">
            <w:pPr>
              <w:rPr>
                <w:rFonts w:ascii="Calibri Light" w:hAnsi="Calibri Light" w:cs="Calibri Light"/>
                <w:noProof/>
                <w:color w:val="1F497D" w:themeColor="text2"/>
                <w:sz w:val="20"/>
                <w:szCs w:val="20"/>
                <w:lang w:val="ka-GE"/>
              </w:rPr>
            </w:pPr>
            <w:hyperlink r:id="rId46" w:history="1">
              <w:r w:rsidRPr="00AA70B8">
                <w:rPr>
                  <w:rStyle w:val="Hyperlink"/>
                  <w:rFonts w:ascii="Calibri Light" w:hAnsi="Calibri Light" w:cs="Calibri Light"/>
                  <w:noProof/>
                  <w:color w:val="1F497D" w:themeColor="text2"/>
                  <w:sz w:val="20"/>
                  <w:szCs w:val="20"/>
                  <w:lang w:val="ka-GE"/>
                </w:rPr>
                <w:t>https://www.atlassian.com/blog</w:t>
              </w:r>
            </w:hyperlink>
          </w:p>
          <w:p w14:paraId="2290AE49" w14:textId="77777777" w:rsidR="00AA70B8" w:rsidRPr="00AA70B8" w:rsidRDefault="00AA70B8" w:rsidP="008977E1">
            <w:pPr>
              <w:rPr>
                <w:rFonts w:ascii="Calibri Light" w:hAnsi="Calibri Light" w:cs="Calibri Light"/>
                <w:noProof/>
                <w:color w:val="1F497D" w:themeColor="text2"/>
                <w:sz w:val="20"/>
                <w:szCs w:val="20"/>
                <w:lang w:val="ka-GE"/>
              </w:rPr>
            </w:pPr>
            <w:hyperlink r:id="rId47" w:history="1">
              <w:r w:rsidRPr="00AA70B8">
                <w:rPr>
                  <w:rStyle w:val="Hyperlink"/>
                  <w:rFonts w:ascii="Calibri Light" w:hAnsi="Calibri Light" w:cs="Calibri Light"/>
                  <w:noProof/>
                  <w:color w:val="1F497D" w:themeColor="text2"/>
                  <w:sz w:val="20"/>
                  <w:szCs w:val="20"/>
                  <w:lang w:val="ka-GE"/>
                </w:rPr>
                <w:t>https://www.scrum.org/resources/blog</w:t>
              </w:r>
            </w:hyperlink>
          </w:p>
          <w:p w14:paraId="237AF353" w14:textId="77777777" w:rsidR="00AA70B8" w:rsidRPr="00AA70B8" w:rsidRDefault="00AA70B8" w:rsidP="008977E1">
            <w:pPr>
              <w:rPr>
                <w:rFonts w:ascii="Calibri Light" w:hAnsi="Calibri Light" w:cs="Calibri Light"/>
                <w:noProof/>
                <w:color w:val="1F497D" w:themeColor="text2"/>
                <w:sz w:val="20"/>
                <w:szCs w:val="20"/>
                <w:lang w:val="ka-GE"/>
              </w:rPr>
            </w:pPr>
            <w:hyperlink r:id="rId48" w:history="1">
              <w:r w:rsidRPr="00AA70B8">
                <w:rPr>
                  <w:rStyle w:val="Hyperlink"/>
                  <w:rFonts w:ascii="Calibri Light" w:hAnsi="Calibri Light" w:cs="Calibri Light"/>
                  <w:noProof/>
                  <w:color w:val="1F497D" w:themeColor="text2"/>
                  <w:sz w:val="20"/>
                  <w:szCs w:val="20"/>
                  <w:lang w:val="ka-GE"/>
                </w:rPr>
                <w:t>https://managementblog.org/</w:t>
              </w:r>
            </w:hyperlink>
          </w:p>
          <w:p w14:paraId="3ED57199" w14:textId="77777777" w:rsidR="00AA70B8" w:rsidRPr="00AA70B8" w:rsidRDefault="00AA70B8" w:rsidP="008977E1">
            <w:pPr>
              <w:rPr>
                <w:rFonts w:ascii="Calibri Light" w:hAnsi="Calibri Light" w:cs="Calibri Light"/>
                <w:noProof/>
                <w:color w:val="1F497D" w:themeColor="text2"/>
                <w:sz w:val="20"/>
                <w:szCs w:val="20"/>
                <w:lang w:val="ka-GE" w:eastAsia="de-DE"/>
              </w:rPr>
            </w:pPr>
            <w:hyperlink r:id="rId49" w:history="1">
              <w:r w:rsidRPr="00AA70B8">
                <w:rPr>
                  <w:rStyle w:val="Hyperlink"/>
                  <w:rFonts w:ascii="Calibri Light" w:hAnsi="Calibri Light" w:cs="Calibri Light"/>
                  <w:noProof/>
                  <w:color w:val="1F497D" w:themeColor="text2"/>
                  <w:sz w:val="20"/>
                  <w:szCs w:val="20"/>
                  <w:lang w:val="ka-GE" w:eastAsia="de-DE"/>
                </w:rPr>
                <w:t>https://www.mountaingoatsoftware.com/blog</w:t>
              </w:r>
            </w:hyperlink>
          </w:p>
          <w:p w14:paraId="1D73C823" w14:textId="77777777" w:rsidR="00AA70B8" w:rsidRPr="00AA70B8" w:rsidRDefault="00AA70B8" w:rsidP="008977E1">
            <w:pPr>
              <w:rPr>
                <w:rFonts w:ascii="Calibri Light" w:hAnsi="Calibri Light" w:cs="Calibri Light"/>
                <w:noProof/>
                <w:color w:val="1F497D" w:themeColor="text2"/>
                <w:sz w:val="20"/>
                <w:szCs w:val="20"/>
                <w:lang w:val="ka-GE" w:eastAsia="de-DE"/>
              </w:rPr>
            </w:pPr>
            <w:hyperlink r:id="rId50" w:history="1">
              <w:r w:rsidRPr="00AA70B8">
                <w:rPr>
                  <w:rStyle w:val="Hyperlink"/>
                  <w:rFonts w:ascii="Calibri Light" w:hAnsi="Calibri Light" w:cs="Calibri Light"/>
                  <w:noProof/>
                  <w:color w:val="1F497D" w:themeColor="text2"/>
                  <w:sz w:val="20"/>
                  <w:szCs w:val="20"/>
                  <w:lang w:val="ka-GE" w:eastAsia="de-DE"/>
                </w:rPr>
                <w:t>https://www.girlsguidetopm.com/</w:t>
              </w:r>
            </w:hyperlink>
          </w:p>
          <w:p w14:paraId="7DD19A1D" w14:textId="77777777" w:rsidR="00AA70B8" w:rsidRPr="00AA70B8" w:rsidRDefault="00AA70B8" w:rsidP="008977E1">
            <w:pPr>
              <w:rPr>
                <w:rFonts w:ascii="Calibri Light" w:hAnsi="Calibri Light" w:cs="Calibri Light"/>
                <w:noProof/>
                <w:color w:val="1F497D" w:themeColor="text2"/>
                <w:sz w:val="20"/>
                <w:szCs w:val="20"/>
                <w:lang w:val="ka-GE" w:eastAsia="de-DE"/>
              </w:rPr>
            </w:pPr>
            <w:hyperlink r:id="rId51" w:history="1">
              <w:r w:rsidRPr="00AA70B8">
                <w:rPr>
                  <w:rStyle w:val="Hyperlink"/>
                  <w:rFonts w:ascii="Calibri Light" w:hAnsi="Calibri Light" w:cs="Calibri Light"/>
                  <w:noProof/>
                  <w:color w:val="1F497D" w:themeColor="text2"/>
                  <w:sz w:val="20"/>
                  <w:szCs w:val="20"/>
                  <w:lang w:val="ka-GE" w:eastAsia="de-DE"/>
                </w:rPr>
                <w:t>https://www.reddit.com/r/projectmanagement/</w:t>
              </w:r>
            </w:hyperlink>
          </w:p>
          <w:p w14:paraId="6D123B99" w14:textId="77777777" w:rsidR="00AA70B8" w:rsidRPr="00AA70B8" w:rsidRDefault="00AA70B8" w:rsidP="008977E1">
            <w:pPr>
              <w:rPr>
                <w:rFonts w:ascii="Calibri Light" w:hAnsi="Calibri Light" w:cs="Calibri Light"/>
                <w:noProof/>
                <w:color w:val="1F497D" w:themeColor="text2"/>
                <w:sz w:val="20"/>
                <w:szCs w:val="20"/>
                <w:lang w:val="ka-GE" w:eastAsia="de-DE"/>
              </w:rPr>
            </w:pPr>
            <w:hyperlink r:id="rId52" w:history="1">
              <w:r w:rsidRPr="00AA70B8">
                <w:rPr>
                  <w:rStyle w:val="Hyperlink"/>
                  <w:rFonts w:ascii="Calibri Light" w:hAnsi="Calibri Light" w:cs="Calibri Light"/>
                  <w:noProof/>
                  <w:color w:val="1F497D" w:themeColor="text2"/>
                  <w:sz w:val="20"/>
                  <w:szCs w:val="20"/>
                  <w:lang w:val="ka-GE" w:eastAsia="de-DE"/>
                </w:rPr>
                <w:t>http://www.blog.greenprojectmanagement.org/</w:t>
              </w:r>
            </w:hyperlink>
          </w:p>
          <w:p w14:paraId="4E495474" w14:textId="278381CE" w:rsidR="00AA70B8" w:rsidRPr="00AA70B8" w:rsidRDefault="00AA70B8" w:rsidP="008977E1">
            <w:pPr>
              <w:rPr>
                <w:rFonts w:ascii="Calibri Light" w:hAnsi="Calibri Light" w:cs="Calibri Light"/>
                <w:noProof/>
                <w:color w:val="1F497D" w:themeColor="text2"/>
                <w:sz w:val="20"/>
                <w:szCs w:val="20"/>
                <w:lang w:val="ka-GE" w:eastAsia="de-DE"/>
              </w:rPr>
            </w:pPr>
            <w:hyperlink r:id="rId53" w:history="1">
              <w:r w:rsidRPr="00AA70B8">
                <w:rPr>
                  <w:rStyle w:val="Hyperlink"/>
                  <w:rFonts w:ascii="Calibri Light" w:hAnsi="Calibri Light" w:cs="Calibri Light"/>
                  <w:noProof/>
                  <w:color w:val="1F497D" w:themeColor="text2"/>
                  <w:sz w:val="20"/>
                  <w:szCs w:val="20"/>
                  <w:lang w:val="ka-GE" w:eastAsia="de-DE"/>
                </w:rPr>
                <w:t>https://www.project-management-podcast.com/</w:t>
              </w:r>
            </w:hyperlink>
          </w:p>
        </w:tc>
      </w:tr>
      <w:tr w:rsidR="00284439" w:rsidRPr="003874F3" w14:paraId="2BC8B7CE" w14:textId="77777777" w:rsidTr="000E2B22">
        <w:trPr>
          <w:trHeight w:val="314"/>
          <w:ins w:id="3" w:author="Diana Jgharkava" w:date="2026-02-04T17:29:00Z"/>
        </w:trPr>
        <w:tc>
          <w:tcPr>
            <w:tcW w:w="425" w:type="dxa"/>
            <w:shd w:val="clear" w:color="auto" w:fill="F1F1F1"/>
            <w:vAlign w:val="center"/>
          </w:tcPr>
          <w:p w14:paraId="5803E2FC" w14:textId="0B038A19" w:rsidR="00284439" w:rsidRPr="00557D2D" w:rsidRDefault="00284439" w:rsidP="00284439">
            <w:pPr>
              <w:pStyle w:val="TableParagraph"/>
              <w:ind w:left="107"/>
              <w:rPr>
                <w:ins w:id="4" w:author="Diana Jgharkava" w:date="2026-02-04T17:29:00Z"/>
                <w:rFonts w:ascii="Calibri Light" w:hAnsi="Calibri Light" w:cstheme="minorHAnsi"/>
                <w:noProof/>
                <w:sz w:val="20"/>
                <w:szCs w:val="20"/>
              </w:rPr>
            </w:pPr>
            <w:ins w:id="5" w:author="Diana Jgharkava" w:date="2026-02-04T17:29:00Z">
              <w:r w:rsidRPr="004E3CE4">
                <w:rPr>
                  <w:rFonts w:ascii="Calibri Light" w:hAnsi="Calibri Light" w:cs="Calibri Light"/>
                  <w:noProof/>
                  <w:sz w:val="20"/>
                  <w:szCs w:val="20"/>
                </w:rPr>
                <w:t>6.</w:t>
              </w:r>
            </w:ins>
          </w:p>
        </w:tc>
        <w:tc>
          <w:tcPr>
            <w:tcW w:w="2610" w:type="dxa"/>
            <w:shd w:val="clear" w:color="auto" w:fill="F1F1F1"/>
            <w:vAlign w:val="center"/>
          </w:tcPr>
          <w:p w14:paraId="2827CDDE" w14:textId="21D59995" w:rsidR="00284439" w:rsidRPr="00AA70B8" w:rsidRDefault="00284439" w:rsidP="007F0688">
            <w:pPr>
              <w:pStyle w:val="TableParagraph"/>
              <w:ind w:left="84"/>
              <w:rPr>
                <w:ins w:id="6" w:author="Diana Jgharkava" w:date="2026-02-04T17:29:00Z"/>
                <w:rFonts w:ascii="Calibri Light" w:hAnsi="Calibri Light" w:cs="Calibri Light"/>
                <w:noProof/>
                <w:sz w:val="20"/>
                <w:szCs w:val="20"/>
              </w:rPr>
            </w:pPr>
            <w:ins w:id="7" w:author="Diana Jgharkava" w:date="2026-02-04T17:29:00Z">
              <w:r w:rsidRPr="004E3CE4">
                <w:rPr>
                  <w:rFonts w:ascii="Calibri Light" w:hAnsi="Calibri Light" w:cs="Calibri Light"/>
                  <w:noProof/>
                  <w:sz w:val="20"/>
                  <w:szCs w:val="20"/>
                </w:rPr>
                <w:t>Study Tips | რჩევები სტუდენტს</w:t>
              </w:r>
            </w:ins>
          </w:p>
        </w:tc>
        <w:tc>
          <w:tcPr>
            <w:tcW w:w="7424" w:type="dxa"/>
            <w:shd w:val="clear" w:color="auto" w:fill="FFFFFF" w:themeFill="background1"/>
          </w:tcPr>
          <w:p w14:paraId="4EF5C2EB" w14:textId="77777777" w:rsidR="00856455" w:rsidRPr="001D5AA1" w:rsidRDefault="00856455" w:rsidP="00856455">
            <w:pPr>
              <w:pStyle w:val="TableParagraph"/>
              <w:ind w:left="107" w:right="100"/>
              <w:jc w:val="both"/>
              <w:rPr>
                <w:ins w:id="8" w:author="Akaki Kheladze" w:date="2026-02-09T18:40:00Z"/>
                <w:rFonts w:asciiTheme="minorHAnsi" w:hAnsiTheme="minorHAnsi" w:cstheme="minorHAnsi"/>
                <w:sz w:val="20"/>
              </w:rPr>
            </w:pPr>
            <w:ins w:id="9" w:author="Akaki Kheladze" w:date="2026-02-09T18:40:00Z">
              <w:r w:rsidRPr="001D5AA1">
                <w:rPr>
                  <w:rFonts w:asciiTheme="minorHAnsi" w:hAnsiTheme="minorHAnsi" w:cstheme="minorHAnsi"/>
                  <w:sz w:val="20"/>
                </w:rPr>
                <w:t>The course requires a high level of commitment, diligent and continuous</w:t>
              </w:r>
              <w:r w:rsidRPr="001D5AA1">
                <w:rPr>
                  <w:rFonts w:asciiTheme="minorHAnsi" w:hAnsiTheme="minorHAnsi" w:cstheme="minorHAnsi"/>
                  <w:spacing w:val="1"/>
                  <w:sz w:val="20"/>
                </w:rPr>
                <w:t xml:space="preserve"> </w:t>
              </w:r>
              <w:r w:rsidRPr="001D5AA1">
                <w:rPr>
                  <w:rFonts w:asciiTheme="minorHAnsi" w:hAnsiTheme="minorHAnsi" w:cstheme="minorHAnsi"/>
                  <w:sz w:val="20"/>
                </w:rPr>
                <w:t>work, organizational skills and planning, and also profound dedication to</w:t>
              </w:r>
              <w:r w:rsidRPr="001D5AA1">
                <w:rPr>
                  <w:rFonts w:asciiTheme="minorHAnsi" w:hAnsiTheme="minorHAnsi" w:cstheme="minorHAnsi"/>
                  <w:spacing w:val="1"/>
                  <w:sz w:val="20"/>
                </w:rPr>
                <w:t xml:space="preserve"> </w:t>
              </w:r>
              <w:r w:rsidRPr="001D5AA1">
                <w:rPr>
                  <w:rFonts w:asciiTheme="minorHAnsi" w:hAnsiTheme="minorHAnsi" w:cstheme="minorHAnsi"/>
                  <w:sz w:val="20"/>
                </w:rPr>
                <w:t>your work as an individual as well as member of your group. This means,</w:t>
              </w:r>
              <w:r w:rsidRPr="001D5AA1">
                <w:rPr>
                  <w:rFonts w:asciiTheme="minorHAnsi" w:hAnsiTheme="minorHAnsi" w:cstheme="minorHAnsi"/>
                  <w:spacing w:val="1"/>
                  <w:sz w:val="20"/>
                </w:rPr>
                <w:t xml:space="preserve"> </w:t>
              </w:r>
              <w:r w:rsidRPr="001D5AA1">
                <w:rPr>
                  <w:rFonts w:asciiTheme="minorHAnsi" w:hAnsiTheme="minorHAnsi" w:cstheme="minorHAnsi"/>
                  <w:sz w:val="20"/>
                </w:rPr>
                <w:t>you should display an attitude of strong professionalism when it comes to</w:t>
              </w:r>
              <w:r w:rsidRPr="001D5AA1">
                <w:rPr>
                  <w:rFonts w:asciiTheme="minorHAnsi" w:hAnsiTheme="minorHAnsi" w:cstheme="minorHAnsi"/>
                  <w:spacing w:val="1"/>
                  <w:sz w:val="20"/>
                </w:rPr>
                <w:t xml:space="preserve"> </w:t>
              </w:r>
              <w:r w:rsidRPr="001D5AA1">
                <w:rPr>
                  <w:rFonts w:asciiTheme="minorHAnsi" w:hAnsiTheme="minorHAnsi" w:cstheme="minorHAnsi"/>
                  <w:sz w:val="20"/>
                </w:rPr>
                <w:t>sticking</w:t>
              </w:r>
              <w:r w:rsidRPr="001D5AA1">
                <w:rPr>
                  <w:rFonts w:asciiTheme="minorHAnsi" w:hAnsiTheme="minorHAnsi" w:cstheme="minorHAnsi"/>
                  <w:spacing w:val="-7"/>
                  <w:sz w:val="20"/>
                </w:rPr>
                <w:t xml:space="preserve"> </w:t>
              </w:r>
              <w:r w:rsidRPr="001D5AA1">
                <w:rPr>
                  <w:rFonts w:asciiTheme="minorHAnsi" w:hAnsiTheme="minorHAnsi" w:cstheme="minorHAnsi"/>
                  <w:sz w:val="20"/>
                </w:rPr>
                <w:t>to</w:t>
              </w:r>
              <w:r w:rsidRPr="001D5AA1">
                <w:rPr>
                  <w:rFonts w:asciiTheme="minorHAnsi" w:hAnsiTheme="minorHAnsi" w:cstheme="minorHAnsi"/>
                  <w:spacing w:val="-7"/>
                  <w:sz w:val="20"/>
                </w:rPr>
                <w:t xml:space="preserve"> </w:t>
              </w:r>
              <w:r w:rsidRPr="001D5AA1">
                <w:rPr>
                  <w:rFonts w:asciiTheme="minorHAnsi" w:hAnsiTheme="minorHAnsi" w:cstheme="minorHAnsi"/>
                  <w:sz w:val="20"/>
                </w:rPr>
                <w:t>agreed</w:t>
              </w:r>
              <w:r w:rsidRPr="001D5AA1">
                <w:rPr>
                  <w:rFonts w:asciiTheme="minorHAnsi" w:hAnsiTheme="minorHAnsi" w:cstheme="minorHAnsi"/>
                  <w:spacing w:val="-6"/>
                  <w:sz w:val="20"/>
                </w:rPr>
                <w:t xml:space="preserve"> </w:t>
              </w:r>
              <w:r w:rsidRPr="001D5AA1">
                <w:rPr>
                  <w:rFonts w:asciiTheme="minorHAnsi" w:hAnsiTheme="minorHAnsi" w:cstheme="minorHAnsi"/>
                  <w:sz w:val="20"/>
                </w:rPr>
                <w:t>deadlines,</w:t>
              </w:r>
              <w:r w:rsidRPr="001D5AA1">
                <w:rPr>
                  <w:rFonts w:asciiTheme="minorHAnsi" w:hAnsiTheme="minorHAnsi" w:cstheme="minorHAnsi"/>
                  <w:spacing w:val="-8"/>
                  <w:sz w:val="20"/>
                </w:rPr>
                <w:t xml:space="preserve"> </w:t>
              </w:r>
              <w:r w:rsidRPr="001D5AA1">
                <w:rPr>
                  <w:rFonts w:asciiTheme="minorHAnsi" w:hAnsiTheme="minorHAnsi" w:cstheme="minorHAnsi"/>
                  <w:sz w:val="20"/>
                </w:rPr>
                <w:t>division</w:t>
              </w:r>
              <w:r w:rsidRPr="001D5AA1">
                <w:rPr>
                  <w:rFonts w:asciiTheme="minorHAnsi" w:hAnsiTheme="minorHAnsi" w:cstheme="minorHAnsi"/>
                  <w:spacing w:val="-7"/>
                  <w:sz w:val="20"/>
                </w:rPr>
                <w:t xml:space="preserve"> </w:t>
              </w:r>
              <w:r w:rsidRPr="001D5AA1">
                <w:rPr>
                  <w:rFonts w:asciiTheme="minorHAnsi" w:hAnsiTheme="minorHAnsi" w:cstheme="minorHAnsi"/>
                  <w:sz w:val="20"/>
                </w:rPr>
                <w:t>of</w:t>
              </w:r>
              <w:r w:rsidRPr="001D5AA1">
                <w:rPr>
                  <w:rFonts w:asciiTheme="minorHAnsi" w:hAnsiTheme="minorHAnsi" w:cstheme="minorHAnsi"/>
                  <w:spacing w:val="-8"/>
                  <w:sz w:val="20"/>
                </w:rPr>
                <w:t xml:space="preserve"> </w:t>
              </w:r>
              <w:r w:rsidRPr="001D5AA1">
                <w:rPr>
                  <w:rFonts w:asciiTheme="minorHAnsi" w:hAnsiTheme="minorHAnsi" w:cstheme="minorHAnsi"/>
                  <w:sz w:val="20"/>
                </w:rPr>
                <w:t>labor</w:t>
              </w:r>
              <w:r w:rsidRPr="001D5AA1">
                <w:rPr>
                  <w:rFonts w:asciiTheme="minorHAnsi" w:hAnsiTheme="minorHAnsi" w:cstheme="minorHAnsi"/>
                  <w:spacing w:val="-6"/>
                  <w:sz w:val="20"/>
                </w:rPr>
                <w:t xml:space="preserve"> </w:t>
              </w:r>
              <w:r w:rsidRPr="001D5AA1">
                <w:rPr>
                  <w:rFonts w:asciiTheme="minorHAnsi" w:hAnsiTheme="minorHAnsi" w:cstheme="minorHAnsi"/>
                  <w:sz w:val="20"/>
                </w:rPr>
                <w:t>and</w:t>
              </w:r>
              <w:r w:rsidRPr="001D5AA1">
                <w:rPr>
                  <w:rFonts w:asciiTheme="minorHAnsi" w:hAnsiTheme="minorHAnsi" w:cstheme="minorHAnsi"/>
                  <w:spacing w:val="-6"/>
                  <w:sz w:val="20"/>
                </w:rPr>
                <w:t xml:space="preserve"> </w:t>
              </w:r>
              <w:r w:rsidRPr="001D5AA1">
                <w:rPr>
                  <w:rFonts w:asciiTheme="minorHAnsi" w:hAnsiTheme="minorHAnsi" w:cstheme="minorHAnsi"/>
                  <w:sz w:val="20"/>
                </w:rPr>
                <w:t>quality</w:t>
              </w:r>
              <w:r w:rsidRPr="001D5AA1">
                <w:rPr>
                  <w:rFonts w:asciiTheme="minorHAnsi" w:hAnsiTheme="minorHAnsi" w:cstheme="minorHAnsi"/>
                  <w:spacing w:val="-7"/>
                  <w:sz w:val="20"/>
                </w:rPr>
                <w:t xml:space="preserve"> </w:t>
              </w:r>
              <w:r w:rsidRPr="001D5AA1">
                <w:rPr>
                  <w:rFonts w:asciiTheme="minorHAnsi" w:hAnsiTheme="minorHAnsi" w:cstheme="minorHAnsi"/>
                  <w:sz w:val="20"/>
                </w:rPr>
                <w:t>of</w:t>
              </w:r>
              <w:r w:rsidRPr="001D5AA1">
                <w:rPr>
                  <w:rFonts w:asciiTheme="minorHAnsi" w:hAnsiTheme="minorHAnsi" w:cstheme="minorHAnsi"/>
                  <w:spacing w:val="-8"/>
                  <w:sz w:val="20"/>
                </w:rPr>
                <w:t xml:space="preserve"> </w:t>
              </w:r>
              <w:r w:rsidRPr="001D5AA1">
                <w:rPr>
                  <w:rFonts w:asciiTheme="minorHAnsi" w:hAnsiTheme="minorHAnsi" w:cstheme="minorHAnsi"/>
                  <w:sz w:val="20"/>
                </w:rPr>
                <w:t>work.</w:t>
              </w:r>
              <w:r w:rsidRPr="001D5AA1">
                <w:rPr>
                  <w:rFonts w:asciiTheme="minorHAnsi" w:hAnsiTheme="minorHAnsi" w:cstheme="minorHAnsi"/>
                  <w:spacing w:val="-7"/>
                  <w:sz w:val="20"/>
                </w:rPr>
                <w:t xml:space="preserve"> </w:t>
              </w:r>
              <w:r w:rsidRPr="001D5AA1">
                <w:rPr>
                  <w:rFonts w:asciiTheme="minorHAnsi" w:hAnsiTheme="minorHAnsi" w:cstheme="minorHAnsi"/>
                  <w:sz w:val="20"/>
                </w:rPr>
                <w:t>In</w:t>
              </w:r>
              <w:r w:rsidRPr="001D5AA1">
                <w:rPr>
                  <w:rFonts w:asciiTheme="minorHAnsi" w:hAnsiTheme="minorHAnsi" w:cstheme="minorHAnsi"/>
                  <w:spacing w:val="-7"/>
                  <w:sz w:val="20"/>
                </w:rPr>
                <w:t xml:space="preserve"> </w:t>
              </w:r>
              <w:r w:rsidRPr="001D5AA1">
                <w:rPr>
                  <w:rFonts w:asciiTheme="minorHAnsi" w:hAnsiTheme="minorHAnsi" w:cstheme="minorHAnsi"/>
                  <w:sz w:val="20"/>
                </w:rPr>
                <w:t>order</w:t>
              </w:r>
              <w:r w:rsidRPr="001D5AA1">
                <w:rPr>
                  <w:rFonts w:asciiTheme="minorHAnsi" w:hAnsiTheme="minorHAnsi" w:cstheme="minorHAnsi"/>
                  <w:spacing w:val="-47"/>
                  <w:sz w:val="20"/>
                </w:rPr>
                <w:t xml:space="preserve"> </w:t>
              </w:r>
              <w:r w:rsidRPr="001D5AA1">
                <w:rPr>
                  <w:rFonts w:asciiTheme="minorHAnsi" w:hAnsiTheme="minorHAnsi" w:cstheme="minorHAnsi"/>
                  <w:sz w:val="20"/>
                </w:rPr>
                <w:t>to successfully complete the course and to achieve desired objectives, I</w:t>
              </w:r>
              <w:r w:rsidRPr="001D5AA1">
                <w:rPr>
                  <w:rFonts w:asciiTheme="minorHAnsi" w:hAnsiTheme="minorHAnsi" w:cstheme="minorHAnsi"/>
                  <w:spacing w:val="1"/>
                  <w:sz w:val="20"/>
                </w:rPr>
                <w:t xml:space="preserve"> </w:t>
              </w:r>
              <w:r w:rsidRPr="001D5AA1">
                <w:rPr>
                  <w:rFonts w:asciiTheme="minorHAnsi" w:hAnsiTheme="minorHAnsi" w:cstheme="minorHAnsi"/>
                  <w:sz w:val="20"/>
                </w:rPr>
                <w:t>recommend</w:t>
              </w:r>
              <w:r w:rsidRPr="001D5AA1">
                <w:rPr>
                  <w:rFonts w:asciiTheme="minorHAnsi" w:hAnsiTheme="minorHAnsi" w:cstheme="minorHAnsi"/>
                  <w:spacing w:val="-1"/>
                  <w:sz w:val="20"/>
                </w:rPr>
                <w:t xml:space="preserve"> </w:t>
              </w:r>
              <w:r w:rsidRPr="001D5AA1">
                <w:rPr>
                  <w:rFonts w:asciiTheme="minorHAnsi" w:hAnsiTheme="minorHAnsi" w:cstheme="minorHAnsi"/>
                  <w:sz w:val="20"/>
                </w:rPr>
                <w:t>following:</w:t>
              </w:r>
            </w:ins>
          </w:p>
          <w:p w14:paraId="45438C7C" w14:textId="77777777" w:rsidR="00856455" w:rsidRPr="001D5AA1" w:rsidRDefault="00856455" w:rsidP="00856455">
            <w:pPr>
              <w:pStyle w:val="TableParagraph"/>
              <w:numPr>
                <w:ilvl w:val="0"/>
                <w:numId w:val="33"/>
              </w:numPr>
              <w:tabs>
                <w:tab w:val="left" w:pos="540"/>
              </w:tabs>
              <w:ind w:left="534"/>
              <w:rPr>
                <w:ins w:id="10" w:author="Akaki Kheladze" w:date="2026-02-09T18:40:00Z"/>
                <w:rFonts w:asciiTheme="minorHAnsi" w:hAnsiTheme="minorHAnsi" w:cstheme="minorHAnsi"/>
                <w:sz w:val="20"/>
              </w:rPr>
            </w:pPr>
            <w:ins w:id="11" w:author="Akaki Kheladze" w:date="2026-02-09T18:40:00Z">
              <w:r w:rsidRPr="001D5AA1">
                <w:rPr>
                  <w:rFonts w:asciiTheme="minorHAnsi" w:hAnsiTheme="minorHAnsi" w:cstheme="minorHAnsi"/>
                  <w:sz w:val="20"/>
                </w:rPr>
                <w:t>Read</w:t>
              </w:r>
              <w:r w:rsidRPr="001D5AA1">
                <w:rPr>
                  <w:rFonts w:asciiTheme="minorHAnsi" w:hAnsiTheme="minorHAnsi" w:cstheme="minorHAnsi"/>
                  <w:spacing w:val="-1"/>
                  <w:sz w:val="20"/>
                </w:rPr>
                <w:t xml:space="preserve"> </w:t>
              </w:r>
              <w:r w:rsidRPr="001D5AA1">
                <w:rPr>
                  <w:rFonts w:asciiTheme="minorHAnsi" w:hAnsiTheme="minorHAnsi" w:cstheme="minorHAnsi"/>
                  <w:sz w:val="20"/>
                </w:rPr>
                <w:t>and</w:t>
              </w:r>
              <w:r w:rsidRPr="001D5AA1">
                <w:rPr>
                  <w:rFonts w:asciiTheme="minorHAnsi" w:hAnsiTheme="minorHAnsi" w:cstheme="minorHAnsi"/>
                  <w:spacing w:val="-1"/>
                  <w:sz w:val="20"/>
                </w:rPr>
                <w:t xml:space="preserve"> </w:t>
              </w:r>
              <w:r w:rsidRPr="001D5AA1">
                <w:rPr>
                  <w:rFonts w:asciiTheme="minorHAnsi" w:hAnsiTheme="minorHAnsi" w:cstheme="minorHAnsi"/>
                  <w:sz w:val="20"/>
                </w:rPr>
                <w:t>understand</w:t>
              </w:r>
              <w:r w:rsidRPr="001D5AA1">
                <w:rPr>
                  <w:rFonts w:asciiTheme="minorHAnsi" w:hAnsiTheme="minorHAnsi" w:cstheme="minorHAnsi"/>
                  <w:spacing w:val="-1"/>
                  <w:sz w:val="20"/>
                </w:rPr>
                <w:t xml:space="preserve"> </w:t>
              </w:r>
              <w:r w:rsidRPr="001D5AA1">
                <w:rPr>
                  <w:rFonts w:asciiTheme="minorHAnsi" w:hAnsiTheme="minorHAnsi" w:cstheme="minorHAnsi"/>
                  <w:sz w:val="20"/>
                </w:rPr>
                <w:t>all</w:t>
              </w:r>
              <w:r w:rsidRPr="001D5AA1">
                <w:rPr>
                  <w:rFonts w:asciiTheme="minorHAnsi" w:hAnsiTheme="minorHAnsi" w:cstheme="minorHAnsi"/>
                  <w:spacing w:val="-1"/>
                  <w:sz w:val="20"/>
                </w:rPr>
                <w:t xml:space="preserve"> </w:t>
              </w:r>
              <w:r w:rsidRPr="001D5AA1">
                <w:rPr>
                  <w:rFonts w:asciiTheme="minorHAnsi" w:hAnsiTheme="minorHAnsi" w:cstheme="minorHAnsi"/>
                  <w:sz w:val="20"/>
                </w:rPr>
                <w:t>the</w:t>
              </w:r>
              <w:r w:rsidRPr="001D5AA1">
                <w:rPr>
                  <w:rFonts w:asciiTheme="minorHAnsi" w:hAnsiTheme="minorHAnsi" w:cstheme="minorHAnsi"/>
                  <w:spacing w:val="1"/>
                  <w:sz w:val="20"/>
                </w:rPr>
                <w:t xml:space="preserve"> </w:t>
              </w:r>
              <w:r w:rsidRPr="001D5AA1">
                <w:rPr>
                  <w:rFonts w:asciiTheme="minorHAnsi" w:hAnsiTheme="minorHAnsi" w:cstheme="minorHAnsi"/>
                  <w:sz w:val="20"/>
                </w:rPr>
                <w:t>details</w:t>
              </w:r>
              <w:r w:rsidRPr="001D5AA1">
                <w:rPr>
                  <w:rFonts w:asciiTheme="minorHAnsi" w:hAnsiTheme="minorHAnsi" w:cstheme="minorHAnsi"/>
                  <w:spacing w:val="-1"/>
                  <w:sz w:val="20"/>
                </w:rPr>
                <w:t xml:space="preserve"> </w:t>
              </w:r>
              <w:r w:rsidRPr="001D5AA1">
                <w:rPr>
                  <w:rFonts w:asciiTheme="minorHAnsi" w:hAnsiTheme="minorHAnsi" w:cstheme="minorHAnsi"/>
                  <w:sz w:val="20"/>
                </w:rPr>
                <w:t>of</w:t>
              </w:r>
              <w:r w:rsidRPr="001D5AA1">
                <w:rPr>
                  <w:rFonts w:asciiTheme="minorHAnsi" w:hAnsiTheme="minorHAnsi" w:cstheme="minorHAnsi"/>
                  <w:spacing w:val="-3"/>
                  <w:sz w:val="20"/>
                </w:rPr>
                <w:t xml:space="preserve"> </w:t>
              </w:r>
              <w:r w:rsidRPr="001D5AA1">
                <w:rPr>
                  <w:rFonts w:asciiTheme="minorHAnsi" w:hAnsiTheme="minorHAnsi" w:cstheme="minorHAnsi"/>
                  <w:sz w:val="20"/>
                </w:rPr>
                <w:t>the</w:t>
              </w:r>
              <w:r w:rsidRPr="001D5AA1">
                <w:rPr>
                  <w:rFonts w:asciiTheme="minorHAnsi" w:hAnsiTheme="minorHAnsi" w:cstheme="minorHAnsi"/>
                  <w:spacing w:val="-2"/>
                  <w:sz w:val="20"/>
                </w:rPr>
                <w:t xml:space="preserve"> </w:t>
              </w:r>
              <w:r w:rsidRPr="001D5AA1">
                <w:rPr>
                  <w:rFonts w:asciiTheme="minorHAnsi" w:hAnsiTheme="minorHAnsi" w:cstheme="minorHAnsi"/>
                  <w:sz w:val="20"/>
                </w:rPr>
                <w:t>course</w:t>
              </w:r>
              <w:r w:rsidRPr="001D5AA1">
                <w:rPr>
                  <w:rFonts w:asciiTheme="minorHAnsi" w:hAnsiTheme="minorHAnsi" w:cstheme="minorHAnsi"/>
                  <w:spacing w:val="-1"/>
                  <w:sz w:val="20"/>
                </w:rPr>
                <w:t xml:space="preserve"> </w:t>
              </w:r>
              <w:r w:rsidRPr="001D5AA1">
                <w:rPr>
                  <w:rFonts w:asciiTheme="minorHAnsi" w:hAnsiTheme="minorHAnsi" w:cstheme="minorHAnsi"/>
                  <w:sz w:val="20"/>
                </w:rPr>
                <w:t>syllabus.</w:t>
              </w:r>
            </w:ins>
          </w:p>
          <w:p w14:paraId="4B714617" w14:textId="77777777" w:rsidR="00856455" w:rsidRPr="001D5AA1" w:rsidRDefault="00856455" w:rsidP="00856455">
            <w:pPr>
              <w:pStyle w:val="TableParagraph"/>
              <w:numPr>
                <w:ilvl w:val="0"/>
                <w:numId w:val="33"/>
              </w:numPr>
              <w:tabs>
                <w:tab w:val="left" w:pos="540"/>
              </w:tabs>
              <w:ind w:left="534"/>
              <w:rPr>
                <w:ins w:id="12" w:author="Akaki Kheladze" w:date="2026-02-09T18:40:00Z"/>
                <w:rFonts w:asciiTheme="minorHAnsi" w:hAnsiTheme="minorHAnsi" w:cstheme="minorHAnsi"/>
                <w:sz w:val="20"/>
              </w:rPr>
            </w:pPr>
            <w:ins w:id="13" w:author="Akaki Kheladze" w:date="2026-02-09T18:40:00Z">
              <w:r w:rsidRPr="001D5AA1">
                <w:rPr>
                  <w:rFonts w:asciiTheme="minorHAnsi" w:hAnsiTheme="minorHAnsi" w:cstheme="minorHAnsi"/>
                  <w:sz w:val="20"/>
                </w:rPr>
                <w:t>Plan</w:t>
              </w:r>
              <w:r w:rsidRPr="001D5AA1">
                <w:rPr>
                  <w:rFonts w:asciiTheme="minorHAnsi" w:hAnsiTheme="minorHAnsi" w:cstheme="minorHAnsi"/>
                  <w:spacing w:val="-1"/>
                  <w:sz w:val="20"/>
                </w:rPr>
                <w:t xml:space="preserve"> </w:t>
              </w:r>
              <w:r w:rsidRPr="001D5AA1">
                <w:rPr>
                  <w:rFonts w:asciiTheme="minorHAnsi" w:hAnsiTheme="minorHAnsi" w:cstheme="minorHAnsi"/>
                  <w:sz w:val="20"/>
                </w:rPr>
                <w:t>for</w:t>
              </w:r>
              <w:r w:rsidRPr="001D5AA1">
                <w:rPr>
                  <w:rFonts w:asciiTheme="minorHAnsi" w:hAnsiTheme="minorHAnsi" w:cstheme="minorHAnsi"/>
                  <w:spacing w:val="-1"/>
                  <w:sz w:val="20"/>
                </w:rPr>
                <w:t xml:space="preserve"> </w:t>
              </w:r>
              <w:r w:rsidRPr="001D5AA1">
                <w:rPr>
                  <w:rFonts w:asciiTheme="minorHAnsi" w:hAnsiTheme="minorHAnsi" w:cstheme="minorHAnsi"/>
                  <w:sz w:val="20"/>
                </w:rPr>
                <w:t>reading and</w:t>
              </w:r>
              <w:r w:rsidRPr="001D5AA1">
                <w:rPr>
                  <w:rFonts w:asciiTheme="minorHAnsi" w:hAnsiTheme="minorHAnsi" w:cstheme="minorHAnsi"/>
                  <w:spacing w:val="-1"/>
                  <w:sz w:val="20"/>
                </w:rPr>
                <w:t xml:space="preserve"> </w:t>
              </w:r>
              <w:r w:rsidRPr="001D5AA1">
                <w:rPr>
                  <w:rFonts w:asciiTheme="minorHAnsi" w:hAnsiTheme="minorHAnsi" w:cstheme="minorHAnsi"/>
                  <w:sz w:val="20"/>
                </w:rPr>
                <w:t>preparing in</w:t>
              </w:r>
              <w:r w:rsidRPr="001D5AA1">
                <w:rPr>
                  <w:rFonts w:asciiTheme="minorHAnsi" w:hAnsiTheme="minorHAnsi" w:cstheme="minorHAnsi"/>
                  <w:spacing w:val="-2"/>
                  <w:sz w:val="20"/>
                </w:rPr>
                <w:t xml:space="preserve"> </w:t>
              </w:r>
              <w:r w:rsidRPr="001D5AA1">
                <w:rPr>
                  <w:rFonts w:asciiTheme="minorHAnsi" w:hAnsiTheme="minorHAnsi" w:cstheme="minorHAnsi"/>
                  <w:sz w:val="20"/>
                </w:rPr>
                <w:t>and</w:t>
              </w:r>
              <w:r w:rsidRPr="001D5AA1">
                <w:rPr>
                  <w:rFonts w:asciiTheme="minorHAnsi" w:hAnsiTheme="minorHAnsi" w:cstheme="minorHAnsi"/>
                  <w:spacing w:val="-1"/>
                  <w:sz w:val="20"/>
                </w:rPr>
                <w:t xml:space="preserve"> </w:t>
              </w:r>
              <w:r w:rsidRPr="001D5AA1">
                <w:rPr>
                  <w:rFonts w:asciiTheme="minorHAnsi" w:hAnsiTheme="minorHAnsi" w:cstheme="minorHAnsi"/>
                  <w:sz w:val="20"/>
                </w:rPr>
                <w:t>out</w:t>
              </w:r>
              <w:r w:rsidRPr="001D5AA1">
                <w:rPr>
                  <w:rFonts w:asciiTheme="minorHAnsi" w:hAnsiTheme="minorHAnsi" w:cstheme="minorHAnsi"/>
                  <w:spacing w:val="-2"/>
                  <w:sz w:val="20"/>
                </w:rPr>
                <w:t xml:space="preserve"> </w:t>
              </w:r>
              <w:r w:rsidRPr="001D5AA1">
                <w:rPr>
                  <w:rFonts w:asciiTheme="minorHAnsi" w:hAnsiTheme="minorHAnsi" w:cstheme="minorHAnsi"/>
                  <w:sz w:val="20"/>
                </w:rPr>
                <w:t>of</w:t>
              </w:r>
              <w:r w:rsidRPr="001D5AA1">
                <w:rPr>
                  <w:rFonts w:asciiTheme="minorHAnsi" w:hAnsiTheme="minorHAnsi" w:cstheme="minorHAnsi"/>
                  <w:spacing w:val="-3"/>
                  <w:sz w:val="20"/>
                </w:rPr>
                <w:t xml:space="preserve"> </w:t>
              </w:r>
              <w:r w:rsidRPr="001D5AA1">
                <w:rPr>
                  <w:rFonts w:asciiTheme="minorHAnsi" w:hAnsiTheme="minorHAnsi" w:cstheme="minorHAnsi"/>
                  <w:sz w:val="20"/>
                </w:rPr>
                <w:t>class</w:t>
              </w:r>
              <w:r w:rsidRPr="001D5AA1">
                <w:rPr>
                  <w:rFonts w:asciiTheme="minorHAnsi" w:hAnsiTheme="minorHAnsi" w:cstheme="minorHAnsi"/>
                  <w:spacing w:val="2"/>
                  <w:sz w:val="20"/>
                </w:rPr>
                <w:t xml:space="preserve"> </w:t>
              </w:r>
              <w:r w:rsidRPr="001D5AA1">
                <w:rPr>
                  <w:rFonts w:asciiTheme="minorHAnsi" w:hAnsiTheme="minorHAnsi" w:cstheme="minorHAnsi"/>
                  <w:sz w:val="20"/>
                </w:rPr>
                <w:t>assignments.</w:t>
              </w:r>
            </w:ins>
          </w:p>
          <w:p w14:paraId="539AC06A" w14:textId="77777777" w:rsidR="00856455" w:rsidRPr="001D5AA1" w:rsidRDefault="00856455" w:rsidP="00856455">
            <w:pPr>
              <w:pStyle w:val="TableParagraph"/>
              <w:numPr>
                <w:ilvl w:val="0"/>
                <w:numId w:val="33"/>
              </w:numPr>
              <w:tabs>
                <w:tab w:val="left" w:pos="540"/>
              </w:tabs>
              <w:spacing w:before="1"/>
              <w:ind w:left="534"/>
              <w:rPr>
                <w:ins w:id="14" w:author="Akaki Kheladze" w:date="2026-02-09T18:40:00Z"/>
                <w:rFonts w:asciiTheme="minorHAnsi" w:hAnsiTheme="minorHAnsi" w:cstheme="minorHAnsi"/>
                <w:sz w:val="20"/>
              </w:rPr>
            </w:pPr>
            <w:ins w:id="15" w:author="Akaki Kheladze" w:date="2026-02-09T18:40:00Z">
              <w:r w:rsidRPr="001D5AA1">
                <w:rPr>
                  <w:rFonts w:asciiTheme="minorHAnsi" w:hAnsiTheme="minorHAnsi" w:cstheme="minorHAnsi"/>
                  <w:sz w:val="20"/>
                </w:rPr>
                <w:t>Plan</w:t>
              </w:r>
              <w:r w:rsidRPr="001D5AA1">
                <w:rPr>
                  <w:rFonts w:asciiTheme="minorHAnsi" w:hAnsiTheme="minorHAnsi" w:cstheme="minorHAnsi"/>
                  <w:spacing w:val="-2"/>
                  <w:sz w:val="20"/>
                </w:rPr>
                <w:t xml:space="preserve"> </w:t>
              </w:r>
              <w:r w:rsidRPr="001D5AA1">
                <w:rPr>
                  <w:rFonts w:asciiTheme="minorHAnsi" w:hAnsiTheme="minorHAnsi" w:cstheme="minorHAnsi"/>
                  <w:sz w:val="20"/>
                </w:rPr>
                <w:t>for</w:t>
              </w:r>
              <w:r w:rsidRPr="001D5AA1">
                <w:rPr>
                  <w:rFonts w:asciiTheme="minorHAnsi" w:hAnsiTheme="minorHAnsi" w:cstheme="minorHAnsi"/>
                  <w:spacing w:val="-2"/>
                  <w:sz w:val="20"/>
                </w:rPr>
                <w:t xml:space="preserve"> </w:t>
              </w:r>
              <w:r w:rsidRPr="001D5AA1">
                <w:rPr>
                  <w:rFonts w:asciiTheme="minorHAnsi" w:hAnsiTheme="minorHAnsi" w:cstheme="minorHAnsi"/>
                  <w:sz w:val="20"/>
                </w:rPr>
                <w:t>other</w:t>
              </w:r>
              <w:r w:rsidRPr="001D5AA1">
                <w:rPr>
                  <w:rFonts w:asciiTheme="minorHAnsi" w:hAnsiTheme="minorHAnsi" w:cstheme="minorHAnsi"/>
                  <w:spacing w:val="-1"/>
                  <w:sz w:val="20"/>
                </w:rPr>
                <w:t xml:space="preserve"> </w:t>
              </w:r>
              <w:r w:rsidRPr="001D5AA1">
                <w:rPr>
                  <w:rFonts w:asciiTheme="minorHAnsi" w:hAnsiTheme="minorHAnsi" w:cstheme="minorHAnsi"/>
                  <w:sz w:val="20"/>
                </w:rPr>
                <w:t>extra</w:t>
              </w:r>
              <w:r w:rsidRPr="001D5AA1">
                <w:rPr>
                  <w:rFonts w:asciiTheme="minorHAnsi" w:hAnsiTheme="minorHAnsi" w:cstheme="minorHAnsi"/>
                  <w:spacing w:val="-1"/>
                  <w:sz w:val="20"/>
                </w:rPr>
                <w:t>c</w:t>
              </w:r>
              <w:r w:rsidRPr="001D5AA1">
                <w:rPr>
                  <w:rFonts w:asciiTheme="minorHAnsi" w:hAnsiTheme="minorHAnsi" w:cstheme="minorHAnsi"/>
                  <w:sz w:val="20"/>
                </w:rPr>
                <w:t>urricular</w:t>
              </w:r>
              <w:r w:rsidRPr="001D5AA1">
                <w:rPr>
                  <w:rFonts w:asciiTheme="minorHAnsi" w:hAnsiTheme="minorHAnsi" w:cstheme="minorHAnsi"/>
                  <w:spacing w:val="-1"/>
                  <w:sz w:val="20"/>
                </w:rPr>
                <w:t xml:space="preserve"> </w:t>
              </w:r>
              <w:r w:rsidRPr="001D5AA1">
                <w:rPr>
                  <w:rFonts w:asciiTheme="minorHAnsi" w:hAnsiTheme="minorHAnsi" w:cstheme="minorHAnsi"/>
                  <w:sz w:val="20"/>
                </w:rPr>
                <w:t>activities.</w:t>
              </w:r>
            </w:ins>
          </w:p>
          <w:p w14:paraId="72D47719" w14:textId="77777777" w:rsidR="00856455" w:rsidRPr="001D5AA1" w:rsidRDefault="00856455" w:rsidP="00856455">
            <w:pPr>
              <w:pStyle w:val="TableParagraph"/>
              <w:numPr>
                <w:ilvl w:val="0"/>
                <w:numId w:val="33"/>
              </w:numPr>
              <w:tabs>
                <w:tab w:val="left" w:pos="540"/>
              </w:tabs>
              <w:spacing w:before="1"/>
              <w:ind w:left="534" w:right="101"/>
              <w:jc w:val="both"/>
              <w:rPr>
                <w:ins w:id="16" w:author="Akaki Kheladze" w:date="2026-02-09T18:40:00Z"/>
                <w:rFonts w:asciiTheme="minorHAnsi" w:hAnsiTheme="minorHAnsi" w:cstheme="minorHAnsi"/>
                <w:sz w:val="20"/>
              </w:rPr>
            </w:pPr>
            <w:ins w:id="17" w:author="Akaki Kheladze" w:date="2026-02-09T18:40:00Z">
              <w:r w:rsidRPr="001D5AA1">
                <w:rPr>
                  <w:rFonts w:asciiTheme="minorHAnsi" w:hAnsiTheme="minorHAnsi" w:cstheme="minorHAnsi"/>
                  <w:sz w:val="20"/>
                </w:rPr>
                <w:t>Maintain good balance among study process, leisure, exercising, good</w:t>
              </w:r>
              <w:r w:rsidRPr="001D5AA1">
                <w:rPr>
                  <w:rFonts w:asciiTheme="minorHAnsi" w:hAnsiTheme="minorHAnsi" w:cstheme="minorHAnsi"/>
                  <w:spacing w:val="1"/>
                  <w:sz w:val="20"/>
                </w:rPr>
                <w:t xml:space="preserve"> </w:t>
              </w:r>
              <w:r w:rsidRPr="001D5AA1">
                <w:rPr>
                  <w:rFonts w:asciiTheme="minorHAnsi" w:hAnsiTheme="minorHAnsi" w:cstheme="minorHAnsi"/>
                  <w:sz w:val="20"/>
                </w:rPr>
                <w:t>sleep</w:t>
              </w:r>
              <w:r w:rsidRPr="001D5AA1">
                <w:rPr>
                  <w:rFonts w:asciiTheme="minorHAnsi" w:hAnsiTheme="minorHAnsi" w:cstheme="minorHAnsi"/>
                  <w:spacing w:val="-2"/>
                  <w:sz w:val="20"/>
                </w:rPr>
                <w:t xml:space="preserve"> </w:t>
              </w:r>
              <w:r w:rsidRPr="001D5AA1">
                <w:rPr>
                  <w:rFonts w:asciiTheme="minorHAnsi" w:hAnsiTheme="minorHAnsi" w:cstheme="minorHAnsi"/>
                  <w:sz w:val="20"/>
                </w:rPr>
                <w:t>and other important</w:t>
              </w:r>
              <w:r w:rsidRPr="001D5AA1">
                <w:rPr>
                  <w:rFonts w:asciiTheme="minorHAnsi" w:hAnsiTheme="minorHAnsi" w:cstheme="minorHAnsi"/>
                  <w:spacing w:val="-1"/>
                  <w:sz w:val="20"/>
                </w:rPr>
                <w:t xml:space="preserve"> </w:t>
              </w:r>
              <w:r w:rsidRPr="001D5AA1">
                <w:rPr>
                  <w:rFonts w:asciiTheme="minorHAnsi" w:hAnsiTheme="minorHAnsi" w:cstheme="minorHAnsi"/>
                  <w:sz w:val="20"/>
                </w:rPr>
                <w:t>activities.</w:t>
              </w:r>
            </w:ins>
          </w:p>
          <w:p w14:paraId="5BE9FD0E" w14:textId="77777777" w:rsidR="00856455" w:rsidRPr="001D5AA1" w:rsidRDefault="00856455" w:rsidP="00856455">
            <w:pPr>
              <w:pStyle w:val="TableParagraph"/>
              <w:numPr>
                <w:ilvl w:val="0"/>
                <w:numId w:val="33"/>
              </w:numPr>
              <w:tabs>
                <w:tab w:val="left" w:pos="540"/>
              </w:tabs>
              <w:ind w:left="534" w:right="105"/>
              <w:jc w:val="both"/>
              <w:rPr>
                <w:ins w:id="18" w:author="Akaki Kheladze" w:date="2026-02-09T18:40:00Z"/>
                <w:rFonts w:asciiTheme="minorHAnsi" w:hAnsiTheme="minorHAnsi" w:cstheme="minorHAnsi"/>
                <w:sz w:val="20"/>
              </w:rPr>
            </w:pPr>
            <w:ins w:id="19" w:author="Akaki Kheladze" w:date="2026-02-09T18:40:00Z">
              <w:r w:rsidRPr="001D5AA1">
                <w:rPr>
                  <w:rFonts w:asciiTheme="minorHAnsi" w:hAnsiTheme="minorHAnsi" w:cstheme="minorHAnsi"/>
                  <w:sz w:val="20"/>
                </w:rPr>
                <w:t>Remember, there is no stupid question, it’s a lack of information. Ask,</w:t>
              </w:r>
              <w:r w:rsidRPr="001D5AA1">
                <w:rPr>
                  <w:rFonts w:asciiTheme="minorHAnsi" w:hAnsiTheme="minorHAnsi" w:cstheme="minorHAnsi"/>
                  <w:spacing w:val="-47"/>
                  <w:sz w:val="20"/>
                </w:rPr>
                <w:t xml:space="preserve"> </w:t>
              </w:r>
              <w:r w:rsidRPr="001D5AA1">
                <w:rPr>
                  <w:rFonts w:asciiTheme="minorHAnsi" w:hAnsiTheme="minorHAnsi" w:cstheme="minorHAnsi"/>
                  <w:sz w:val="20"/>
                </w:rPr>
                <w:t>write to me in case you do not understand any part of the topic, or</w:t>
              </w:r>
              <w:r w:rsidRPr="001D5AA1">
                <w:rPr>
                  <w:rFonts w:asciiTheme="minorHAnsi" w:hAnsiTheme="minorHAnsi" w:cstheme="minorHAnsi"/>
                  <w:spacing w:val="1"/>
                  <w:sz w:val="20"/>
                </w:rPr>
                <w:t xml:space="preserve"> </w:t>
              </w:r>
              <w:r w:rsidRPr="001D5AA1">
                <w:rPr>
                  <w:rFonts w:asciiTheme="minorHAnsi" w:hAnsiTheme="minorHAnsi" w:cstheme="minorHAnsi"/>
                  <w:sz w:val="20"/>
                </w:rPr>
                <w:t>assignment.</w:t>
              </w:r>
            </w:ins>
          </w:p>
          <w:p w14:paraId="3A9DEF68" w14:textId="77777777" w:rsidR="00856455" w:rsidRPr="001D5AA1" w:rsidRDefault="00856455" w:rsidP="00856455">
            <w:pPr>
              <w:pStyle w:val="TableParagraph"/>
              <w:numPr>
                <w:ilvl w:val="0"/>
                <w:numId w:val="33"/>
              </w:numPr>
              <w:tabs>
                <w:tab w:val="left" w:pos="540"/>
              </w:tabs>
              <w:ind w:left="534" w:right="101"/>
              <w:jc w:val="both"/>
              <w:rPr>
                <w:ins w:id="20" w:author="Akaki Kheladze" w:date="2026-02-09T18:40:00Z"/>
                <w:rFonts w:asciiTheme="minorHAnsi" w:hAnsiTheme="minorHAnsi" w:cstheme="minorHAnsi"/>
                <w:sz w:val="20"/>
              </w:rPr>
            </w:pPr>
            <w:ins w:id="21" w:author="Akaki Kheladze" w:date="2026-02-09T18:40:00Z">
              <w:r w:rsidRPr="001D5AA1">
                <w:rPr>
                  <w:rFonts w:asciiTheme="minorHAnsi" w:hAnsiTheme="minorHAnsi" w:cstheme="minorHAnsi"/>
                  <w:sz w:val="20"/>
                </w:rPr>
                <w:t>Be on time, make sure you respect the deadlines and others being</w:t>
              </w:r>
              <w:r w:rsidRPr="001D5AA1">
                <w:rPr>
                  <w:rFonts w:asciiTheme="minorHAnsi" w:hAnsiTheme="minorHAnsi" w:cstheme="minorHAnsi"/>
                  <w:spacing w:val="1"/>
                  <w:sz w:val="20"/>
                </w:rPr>
                <w:t xml:space="preserve"> </w:t>
              </w:r>
              <w:r w:rsidRPr="001D5AA1">
                <w:rPr>
                  <w:rFonts w:asciiTheme="minorHAnsi" w:hAnsiTheme="minorHAnsi" w:cstheme="minorHAnsi"/>
                  <w:sz w:val="20"/>
                </w:rPr>
                <w:t>punctual.</w:t>
              </w:r>
            </w:ins>
          </w:p>
          <w:p w14:paraId="57F64325" w14:textId="77777777" w:rsidR="00856455" w:rsidRPr="001D5AA1" w:rsidRDefault="00856455" w:rsidP="00856455">
            <w:pPr>
              <w:pStyle w:val="TableParagraph"/>
              <w:numPr>
                <w:ilvl w:val="0"/>
                <w:numId w:val="33"/>
              </w:numPr>
              <w:tabs>
                <w:tab w:val="left" w:pos="540"/>
              </w:tabs>
              <w:ind w:left="534" w:right="105"/>
              <w:jc w:val="both"/>
              <w:rPr>
                <w:ins w:id="22" w:author="Akaki Kheladze" w:date="2026-02-09T18:40:00Z"/>
                <w:rFonts w:asciiTheme="minorHAnsi" w:hAnsiTheme="minorHAnsi" w:cstheme="minorHAnsi"/>
                <w:sz w:val="20"/>
              </w:rPr>
            </w:pPr>
            <w:ins w:id="23" w:author="Akaki Kheladze" w:date="2026-02-09T18:40:00Z">
              <w:r w:rsidRPr="001D5AA1">
                <w:rPr>
                  <w:rFonts w:asciiTheme="minorHAnsi" w:hAnsiTheme="minorHAnsi" w:cstheme="minorHAnsi"/>
                  <w:sz w:val="20"/>
                </w:rPr>
                <w:t>Take notes, keep recording and equip yourself with all the needed</w:t>
              </w:r>
              <w:r w:rsidRPr="001D5AA1">
                <w:rPr>
                  <w:rFonts w:asciiTheme="minorHAnsi" w:hAnsiTheme="minorHAnsi" w:cstheme="minorHAnsi"/>
                  <w:spacing w:val="1"/>
                  <w:sz w:val="20"/>
                </w:rPr>
                <w:t xml:space="preserve"> </w:t>
              </w:r>
              <w:r w:rsidRPr="001D5AA1">
                <w:rPr>
                  <w:rFonts w:asciiTheme="minorHAnsi" w:hAnsiTheme="minorHAnsi" w:cstheme="minorHAnsi"/>
                  <w:sz w:val="20"/>
                </w:rPr>
                <w:t>resources.</w:t>
              </w:r>
            </w:ins>
          </w:p>
          <w:p w14:paraId="1D7ABE88" w14:textId="77777777" w:rsidR="00856455" w:rsidRPr="001D5AA1" w:rsidRDefault="00856455" w:rsidP="00856455">
            <w:pPr>
              <w:pStyle w:val="TableParagraph"/>
              <w:numPr>
                <w:ilvl w:val="0"/>
                <w:numId w:val="33"/>
              </w:numPr>
              <w:tabs>
                <w:tab w:val="left" w:pos="540"/>
              </w:tabs>
              <w:spacing w:line="263" w:lineRule="exact"/>
              <w:ind w:left="534"/>
              <w:jc w:val="both"/>
              <w:rPr>
                <w:ins w:id="24" w:author="Akaki Kheladze" w:date="2026-02-09T18:40:00Z"/>
                <w:rFonts w:asciiTheme="minorHAnsi" w:hAnsiTheme="minorHAnsi" w:cstheme="minorHAnsi"/>
                <w:sz w:val="20"/>
              </w:rPr>
            </w:pPr>
            <w:ins w:id="25" w:author="Akaki Kheladze" w:date="2026-02-09T18:40:00Z">
              <w:r w:rsidRPr="001D5AA1">
                <w:rPr>
                  <w:rFonts w:asciiTheme="minorHAnsi" w:hAnsiTheme="minorHAnsi" w:cstheme="minorHAnsi"/>
                  <w:sz w:val="20"/>
                </w:rPr>
                <w:t>Contribute,</w:t>
              </w:r>
              <w:r w:rsidRPr="001D5AA1">
                <w:rPr>
                  <w:rFonts w:asciiTheme="minorHAnsi" w:hAnsiTheme="minorHAnsi" w:cstheme="minorHAnsi"/>
                  <w:spacing w:val="-3"/>
                  <w:sz w:val="20"/>
                </w:rPr>
                <w:t xml:space="preserve"> </w:t>
              </w:r>
              <w:r w:rsidRPr="001D5AA1">
                <w:rPr>
                  <w:rFonts w:asciiTheme="minorHAnsi" w:hAnsiTheme="minorHAnsi" w:cstheme="minorHAnsi"/>
                  <w:sz w:val="20"/>
                </w:rPr>
                <w:t>interact,</w:t>
              </w:r>
              <w:r w:rsidRPr="001D5AA1">
                <w:rPr>
                  <w:rFonts w:asciiTheme="minorHAnsi" w:hAnsiTheme="minorHAnsi" w:cstheme="minorHAnsi"/>
                  <w:spacing w:val="-2"/>
                  <w:sz w:val="20"/>
                </w:rPr>
                <w:t xml:space="preserve"> </w:t>
              </w:r>
              <w:r w:rsidRPr="001D5AA1">
                <w:rPr>
                  <w:rFonts w:asciiTheme="minorHAnsi" w:hAnsiTheme="minorHAnsi" w:cstheme="minorHAnsi"/>
                  <w:sz w:val="20"/>
                </w:rPr>
                <w:t>be</w:t>
              </w:r>
              <w:r w:rsidRPr="001D5AA1">
                <w:rPr>
                  <w:rFonts w:asciiTheme="minorHAnsi" w:hAnsiTheme="minorHAnsi" w:cstheme="minorHAnsi"/>
                  <w:spacing w:val="-3"/>
                  <w:sz w:val="20"/>
                </w:rPr>
                <w:t xml:space="preserve"> </w:t>
              </w:r>
              <w:r w:rsidRPr="001D5AA1">
                <w:rPr>
                  <w:rFonts w:asciiTheme="minorHAnsi" w:hAnsiTheme="minorHAnsi" w:cstheme="minorHAnsi"/>
                  <w:sz w:val="20"/>
                </w:rPr>
                <w:t>a</w:t>
              </w:r>
              <w:r w:rsidRPr="001D5AA1">
                <w:rPr>
                  <w:rFonts w:asciiTheme="minorHAnsi" w:hAnsiTheme="minorHAnsi" w:cstheme="minorHAnsi"/>
                  <w:spacing w:val="-2"/>
                  <w:sz w:val="20"/>
                </w:rPr>
                <w:t xml:space="preserve"> </w:t>
              </w:r>
              <w:r w:rsidRPr="001D5AA1">
                <w:rPr>
                  <w:rFonts w:asciiTheme="minorHAnsi" w:hAnsiTheme="minorHAnsi" w:cstheme="minorHAnsi"/>
                  <w:sz w:val="20"/>
                </w:rPr>
                <w:t>good</w:t>
              </w:r>
              <w:r w:rsidRPr="001D5AA1">
                <w:rPr>
                  <w:rFonts w:asciiTheme="minorHAnsi" w:hAnsiTheme="minorHAnsi" w:cstheme="minorHAnsi"/>
                  <w:spacing w:val="-2"/>
                  <w:sz w:val="20"/>
                </w:rPr>
                <w:t xml:space="preserve"> </w:t>
              </w:r>
              <w:r w:rsidRPr="001D5AA1">
                <w:rPr>
                  <w:rFonts w:asciiTheme="minorHAnsi" w:hAnsiTheme="minorHAnsi" w:cstheme="minorHAnsi"/>
                  <w:sz w:val="20"/>
                </w:rPr>
                <w:t>team-player</w:t>
              </w:r>
              <w:r w:rsidRPr="001D5AA1">
                <w:rPr>
                  <w:rFonts w:asciiTheme="minorHAnsi" w:hAnsiTheme="minorHAnsi" w:cstheme="minorHAnsi"/>
                  <w:spacing w:val="-2"/>
                  <w:sz w:val="20"/>
                </w:rPr>
                <w:t xml:space="preserve"> </w:t>
              </w:r>
              <w:r w:rsidRPr="001D5AA1">
                <w:rPr>
                  <w:rFonts w:asciiTheme="minorHAnsi" w:hAnsiTheme="minorHAnsi" w:cstheme="minorHAnsi"/>
                  <w:sz w:val="20"/>
                </w:rPr>
                <w:t>and</w:t>
              </w:r>
              <w:r w:rsidRPr="001D5AA1">
                <w:rPr>
                  <w:rFonts w:asciiTheme="minorHAnsi" w:hAnsiTheme="minorHAnsi" w:cstheme="minorHAnsi"/>
                  <w:spacing w:val="-3"/>
                  <w:sz w:val="20"/>
                </w:rPr>
                <w:t xml:space="preserve"> </w:t>
              </w:r>
              <w:r w:rsidRPr="001D5AA1">
                <w:rPr>
                  <w:rFonts w:asciiTheme="minorHAnsi" w:hAnsiTheme="minorHAnsi" w:cstheme="minorHAnsi"/>
                  <w:sz w:val="20"/>
                </w:rPr>
                <w:t>respected</w:t>
              </w:r>
              <w:r w:rsidRPr="001D5AA1">
                <w:rPr>
                  <w:rFonts w:asciiTheme="minorHAnsi" w:hAnsiTheme="minorHAnsi" w:cstheme="minorHAnsi"/>
                  <w:spacing w:val="-2"/>
                  <w:sz w:val="20"/>
                </w:rPr>
                <w:t xml:space="preserve"> </w:t>
              </w:r>
              <w:r w:rsidRPr="001D5AA1">
                <w:rPr>
                  <w:rFonts w:asciiTheme="minorHAnsi" w:hAnsiTheme="minorHAnsi" w:cstheme="minorHAnsi"/>
                  <w:sz w:val="20"/>
                </w:rPr>
                <w:t>person</w:t>
              </w:r>
            </w:ins>
          </w:p>
          <w:p w14:paraId="08EC23F4" w14:textId="77777777" w:rsidR="00856455" w:rsidRPr="001D5AA1" w:rsidRDefault="00856455" w:rsidP="00856455">
            <w:pPr>
              <w:pStyle w:val="TableParagraph"/>
              <w:numPr>
                <w:ilvl w:val="0"/>
                <w:numId w:val="33"/>
              </w:numPr>
              <w:tabs>
                <w:tab w:val="left" w:pos="540"/>
              </w:tabs>
              <w:ind w:left="534"/>
              <w:jc w:val="both"/>
              <w:rPr>
                <w:ins w:id="26" w:author="Akaki Kheladze" w:date="2026-02-09T18:40:00Z"/>
                <w:rFonts w:asciiTheme="minorHAnsi" w:hAnsiTheme="minorHAnsi" w:cstheme="minorHAnsi"/>
                <w:sz w:val="20"/>
              </w:rPr>
            </w:pPr>
            <w:ins w:id="27" w:author="Akaki Kheladze" w:date="2026-02-09T18:40:00Z">
              <w:r w:rsidRPr="001D5AA1">
                <w:rPr>
                  <w:rFonts w:asciiTheme="minorHAnsi" w:hAnsiTheme="minorHAnsi" w:cstheme="minorHAnsi"/>
                  <w:sz w:val="20"/>
                </w:rPr>
                <w:t>Keep</w:t>
              </w:r>
              <w:r w:rsidRPr="001D5AA1">
                <w:rPr>
                  <w:rFonts w:asciiTheme="minorHAnsi" w:hAnsiTheme="minorHAnsi" w:cstheme="minorHAnsi"/>
                  <w:spacing w:val="-3"/>
                  <w:sz w:val="20"/>
                </w:rPr>
                <w:t xml:space="preserve"> </w:t>
              </w:r>
              <w:r w:rsidRPr="001D5AA1">
                <w:rPr>
                  <w:rFonts w:asciiTheme="minorHAnsi" w:hAnsiTheme="minorHAnsi" w:cstheme="minorHAnsi"/>
                  <w:sz w:val="20"/>
                </w:rPr>
                <w:t>promises.</w:t>
              </w:r>
            </w:ins>
          </w:p>
          <w:p w14:paraId="662BF21F" w14:textId="77777777" w:rsidR="00856455" w:rsidRPr="001D5AA1" w:rsidRDefault="00856455" w:rsidP="00856455">
            <w:pPr>
              <w:pStyle w:val="TableParagraph"/>
              <w:numPr>
                <w:ilvl w:val="0"/>
                <w:numId w:val="33"/>
              </w:numPr>
              <w:tabs>
                <w:tab w:val="left" w:pos="540"/>
              </w:tabs>
              <w:ind w:left="534" w:right="100"/>
              <w:jc w:val="both"/>
              <w:rPr>
                <w:ins w:id="28" w:author="Akaki Kheladze" w:date="2026-02-09T18:40:00Z"/>
                <w:rFonts w:asciiTheme="minorHAnsi" w:hAnsiTheme="minorHAnsi" w:cstheme="minorHAnsi"/>
                <w:sz w:val="20"/>
              </w:rPr>
            </w:pPr>
            <w:ins w:id="29" w:author="Akaki Kheladze" w:date="2026-02-09T18:40:00Z">
              <w:r w:rsidRPr="001D5AA1">
                <w:rPr>
                  <w:rFonts w:asciiTheme="minorHAnsi" w:hAnsiTheme="minorHAnsi" w:cstheme="minorHAnsi"/>
                  <w:sz w:val="20"/>
                </w:rPr>
                <w:t>Always remember why you joined KIU and what are your ultimate</w:t>
              </w:r>
              <w:r w:rsidRPr="001D5AA1">
                <w:rPr>
                  <w:rFonts w:asciiTheme="minorHAnsi" w:hAnsiTheme="minorHAnsi" w:cstheme="minorHAnsi"/>
                  <w:spacing w:val="1"/>
                  <w:sz w:val="20"/>
                </w:rPr>
                <w:t xml:space="preserve"> </w:t>
              </w:r>
              <w:r w:rsidRPr="001D5AA1">
                <w:rPr>
                  <w:rFonts w:asciiTheme="minorHAnsi" w:hAnsiTheme="minorHAnsi" w:cstheme="minorHAnsi"/>
                  <w:sz w:val="20"/>
                </w:rPr>
                <w:t>goals!</w:t>
              </w:r>
            </w:ins>
          </w:p>
          <w:p w14:paraId="3EF48F17" w14:textId="77777777" w:rsidR="00856455" w:rsidRPr="001D5AA1" w:rsidRDefault="00856455" w:rsidP="00856455">
            <w:pPr>
              <w:pStyle w:val="TableParagraph"/>
              <w:spacing w:before="1"/>
              <w:rPr>
                <w:ins w:id="30" w:author="Akaki Kheladze" w:date="2026-02-09T18:40:00Z"/>
                <w:rFonts w:asciiTheme="minorHAnsi" w:hAnsiTheme="minorHAnsi" w:cstheme="minorHAnsi"/>
              </w:rPr>
            </w:pPr>
          </w:p>
          <w:p w14:paraId="1A117BD7" w14:textId="47223A8C" w:rsidR="00284439" w:rsidRPr="00AA70B8" w:rsidRDefault="00856455" w:rsidP="00856455">
            <w:pPr>
              <w:rPr>
                <w:ins w:id="31" w:author="Diana Jgharkava" w:date="2026-02-04T17:29:00Z"/>
                <w:rFonts w:ascii="Calibri Light" w:hAnsi="Calibri Light" w:cs="Calibri Light"/>
                <w:noProof/>
                <w:sz w:val="20"/>
                <w:szCs w:val="20"/>
              </w:rPr>
            </w:pPr>
            <w:ins w:id="32" w:author="Akaki Kheladze" w:date="2026-02-09T18:40:00Z">
              <w:r w:rsidRPr="001D5AA1">
                <w:rPr>
                  <w:rFonts w:asciiTheme="minorHAnsi" w:hAnsiTheme="minorHAnsi" w:cstheme="minorHAnsi"/>
                </w:rPr>
                <w:t>GOOD</w:t>
              </w:r>
              <w:r w:rsidRPr="001D5AA1">
                <w:rPr>
                  <w:rFonts w:asciiTheme="minorHAnsi" w:hAnsiTheme="minorHAnsi" w:cstheme="minorHAnsi"/>
                  <w:spacing w:val="-3"/>
                </w:rPr>
                <w:t xml:space="preserve"> </w:t>
              </w:r>
              <w:r w:rsidRPr="001D5AA1">
                <w:rPr>
                  <w:rFonts w:asciiTheme="minorHAnsi" w:hAnsiTheme="minorHAnsi" w:cstheme="minorHAnsi"/>
                </w:rPr>
                <w:t>LUCK!</w:t>
              </w:r>
            </w:ins>
          </w:p>
        </w:tc>
      </w:tr>
      <w:tr w:rsidR="00284439" w:rsidRPr="00FE08B1" w14:paraId="2961C5FA" w14:textId="77777777" w:rsidTr="000E2B22">
        <w:trPr>
          <w:trHeight w:val="962"/>
        </w:trPr>
        <w:tc>
          <w:tcPr>
            <w:tcW w:w="425" w:type="dxa"/>
            <w:tcBorders>
              <w:top w:val="single" w:sz="4" w:space="0" w:color="000000"/>
              <w:bottom w:val="single" w:sz="4" w:space="0" w:color="000000"/>
            </w:tcBorders>
            <w:shd w:val="clear" w:color="auto" w:fill="F1F1F1"/>
            <w:vAlign w:val="center"/>
          </w:tcPr>
          <w:p w14:paraId="1042E46F" w14:textId="3B126E55" w:rsidR="00284439" w:rsidRPr="007F0688" w:rsidRDefault="00284439" w:rsidP="00284439">
            <w:pPr>
              <w:pStyle w:val="TableParagraph"/>
              <w:ind w:left="107"/>
              <w:rPr>
                <w:rFonts w:ascii="Calibri Light" w:hAnsi="Calibri Light" w:cstheme="minorHAnsi"/>
                <w:noProof/>
                <w:sz w:val="20"/>
                <w:szCs w:val="20"/>
              </w:rPr>
            </w:pPr>
            <w:ins w:id="33" w:author="Diana Jgharkava" w:date="2026-02-04T17:29:00Z">
              <w:r>
                <w:rPr>
                  <w:rFonts w:ascii="Calibri Light" w:hAnsi="Calibri Light" w:cstheme="minorHAnsi"/>
                  <w:noProof/>
                  <w:sz w:val="20"/>
                  <w:szCs w:val="20"/>
                </w:rPr>
                <w:lastRenderedPageBreak/>
                <w:t>7.</w:t>
              </w:r>
            </w:ins>
          </w:p>
        </w:tc>
        <w:tc>
          <w:tcPr>
            <w:tcW w:w="2610" w:type="dxa"/>
            <w:tcBorders>
              <w:top w:val="single" w:sz="4" w:space="0" w:color="000000"/>
              <w:bottom w:val="single" w:sz="4" w:space="0" w:color="000000"/>
            </w:tcBorders>
            <w:shd w:val="clear" w:color="auto" w:fill="F1F1F1"/>
            <w:vAlign w:val="center"/>
          </w:tcPr>
          <w:p w14:paraId="0965E5E8" w14:textId="1871DDCD" w:rsidR="00284439" w:rsidRPr="00AA70B8" w:rsidRDefault="00284439" w:rsidP="007F0688">
            <w:pPr>
              <w:ind w:left="84"/>
              <w:rPr>
                <w:rFonts w:ascii="Calibri Light" w:hAnsi="Calibri Light" w:cs="Calibri Light"/>
                <w:noProof/>
                <w:sz w:val="20"/>
                <w:szCs w:val="20"/>
                <w:lang w:val="ka-GE" w:eastAsia="de-DE"/>
              </w:rPr>
            </w:pPr>
            <w:r w:rsidRPr="00AA70B8">
              <w:rPr>
                <w:rFonts w:ascii="Calibri Light" w:hAnsi="Calibri Light" w:cs="Calibri Light"/>
                <w:noProof/>
                <w:sz w:val="20"/>
                <w:szCs w:val="20"/>
                <w:lang w:val="ka-GE" w:eastAsia="de-DE"/>
              </w:rPr>
              <w:t>How to Get Help |</w:t>
            </w:r>
          </w:p>
          <w:p w14:paraId="71422035" w14:textId="2531B319" w:rsidR="00284439" w:rsidRPr="00AA70B8" w:rsidRDefault="00284439" w:rsidP="007F0688">
            <w:pPr>
              <w:ind w:left="84"/>
              <w:rPr>
                <w:rFonts w:ascii="Calibri Light" w:hAnsi="Calibri Light" w:cs="Calibri Light"/>
                <w:noProof/>
                <w:sz w:val="20"/>
                <w:szCs w:val="20"/>
                <w:lang w:val="ka-GE"/>
              </w:rPr>
            </w:pPr>
            <w:r w:rsidRPr="00AA70B8">
              <w:rPr>
                <w:rFonts w:ascii="Calibri Light" w:hAnsi="Calibri Light" w:cs="Calibri Light"/>
                <w:noProof/>
                <w:sz w:val="20"/>
                <w:szCs w:val="20"/>
                <w:lang w:val="ka-GE" w:eastAsia="de-DE"/>
              </w:rPr>
              <w:t>როგორ მიიღოთ დახმარება სწავლისას</w:t>
            </w:r>
          </w:p>
        </w:tc>
        <w:tc>
          <w:tcPr>
            <w:tcW w:w="7424" w:type="dxa"/>
            <w:tcBorders>
              <w:bottom w:val="single" w:sz="4" w:space="0" w:color="auto"/>
            </w:tcBorders>
          </w:tcPr>
          <w:p w14:paraId="11CFD737" w14:textId="77777777" w:rsidR="00284439" w:rsidRPr="00AA70B8" w:rsidRDefault="00284439" w:rsidP="00284439">
            <w:pPr>
              <w:pStyle w:val="TableParagraph"/>
              <w:numPr>
                <w:ilvl w:val="0"/>
                <w:numId w:val="14"/>
              </w:numPr>
              <w:tabs>
                <w:tab w:val="left" w:pos="828"/>
              </w:tabs>
              <w:ind w:left="534"/>
              <w:rPr>
                <w:rFonts w:ascii="Calibri Light" w:hAnsi="Calibri Light" w:cs="Calibri Light"/>
                <w:noProof/>
                <w:sz w:val="20"/>
                <w:szCs w:val="20"/>
              </w:rPr>
            </w:pPr>
            <w:r w:rsidRPr="00AA70B8">
              <w:rPr>
                <w:rFonts w:ascii="Calibri Light" w:hAnsi="Calibri Light" w:cs="Calibri Light"/>
                <w:noProof/>
                <w:sz w:val="20"/>
                <w:szCs w:val="20"/>
              </w:rPr>
              <w:t>E - mail</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communication</w:t>
            </w:r>
          </w:p>
          <w:p w14:paraId="1AC97902" w14:textId="77777777" w:rsidR="00284439" w:rsidRPr="00AA70B8" w:rsidRDefault="00284439" w:rsidP="00284439">
            <w:pPr>
              <w:pStyle w:val="TableParagraph"/>
              <w:numPr>
                <w:ilvl w:val="0"/>
                <w:numId w:val="14"/>
              </w:numPr>
              <w:tabs>
                <w:tab w:val="left" w:pos="828"/>
              </w:tabs>
              <w:spacing w:before="4" w:line="235" w:lineRule="auto"/>
              <w:ind w:left="534" w:right="232"/>
              <w:rPr>
                <w:rFonts w:ascii="Calibri Light" w:hAnsi="Calibri Light" w:cs="Calibri Light"/>
                <w:noProof/>
                <w:sz w:val="20"/>
                <w:szCs w:val="20"/>
              </w:rPr>
            </w:pPr>
            <w:r w:rsidRPr="00AA70B8">
              <w:rPr>
                <w:rFonts w:ascii="Calibri Light" w:hAnsi="Calibri Light" w:cs="Calibri Light"/>
                <w:noProof/>
                <w:sz w:val="20"/>
                <w:szCs w:val="20"/>
              </w:rPr>
              <w:t>Consulting</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hours with</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me or</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Teaching Assistant.</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Please</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make</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sure to</w:t>
            </w:r>
            <w:r w:rsidRPr="00AA70B8">
              <w:rPr>
                <w:rFonts w:ascii="Calibri Light" w:hAnsi="Calibri Light" w:cs="Calibri Light"/>
                <w:noProof/>
                <w:spacing w:val="-3"/>
                <w:sz w:val="20"/>
                <w:szCs w:val="20"/>
              </w:rPr>
              <w:t xml:space="preserve"> </w:t>
            </w:r>
            <w:r w:rsidRPr="00AA70B8">
              <w:rPr>
                <w:rFonts w:ascii="Calibri Light" w:hAnsi="Calibri Light" w:cs="Calibri Light"/>
                <w:noProof/>
                <w:sz w:val="20"/>
                <w:szCs w:val="20"/>
              </w:rPr>
              <w:t>organize</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a</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meeting</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in</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advance.</w:t>
            </w:r>
          </w:p>
          <w:p w14:paraId="10DA7FB4" w14:textId="2069ED83" w:rsidR="00284439" w:rsidRPr="00AA70B8" w:rsidRDefault="00284439" w:rsidP="00284439">
            <w:pPr>
              <w:pStyle w:val="TableParagraph"/>
              <w:numPr>
                <w:ilvl w:val="0"/>
                <w:numId w:val="14"/>
              </w:numPr>
              <w:tabs>
                <w:tab w:val="left" w:pos="828"/>
              </w:tabs>
              <w:spacing w:before="4" w:line="235" w:lineRule="auto"/>
              <w:ind w:left="534" w:right="232"/>
              <w:rPr>
                <w:rFonts w:ascii="Calibri Light" w:hAnsi="Calibri Light" w:cs="Calibri Light"/>
                <w:noProof/>
                <w:sz w:val="20"/>
                <w:szCs w:val="20"/>
              </w:rPr>
            </w:pPr>
            <w:r w:rsidRPr="00AA70B8">
              <w:rPr>
                <w:rFonts w:ascii="Calibri Light" w:hAnsi="Calibri Light" w:cs="Calibri Light"/>
                <w:noProof/>
                <w:sz w:val="20"/>
                <w:szCs w:val="20"/>
              </w:rPr>
              <w:t>Consultancy meetings</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can</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be done</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face</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to</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face</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and</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or</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online</w:t>
            </w:r>
          </w:p>
        </w:tc>
      </w:tr>
      <w:tr w:rsidR="00284439" w:rsidRPr="00FE08B1" w14:paraId="44D3773D" w14:textId="77777777" w:rsidTr="000E2B22">
        <w:trPr>
          <w:trHeight w:val="611"/>
        </w:trPr>
        <w:tc>
          <w:tcPr>
            <w:tcW w:w="425" w:type="dxa"/>
            <w:tcBorders>
              <w:top w:val="single" w:sz="4" w:space="0" w:color="000000"/>
              <w:bottom w:val="single" w:sz="4" w:space="0" w:color="000000"/>
              <w:right w:val="single" w:sz="4" w:space="0" w:color="000000"/>
            </w:tcBorders>
            <w:shd w:val="clear" w:color="auto" w:fill="F1F1F1"/>
            <w:vAlign w:val="center"/>
          </w:tcPr>
          <w:p w14:paraId="0D125C01" w14:textId="133975B3" w:rsidR="00284439" w:rsidRPr="007F0688" w:rsidRDefault="00284439">
            <w:pPr>
              <w:pStyle w:val="TableParagraph"/>
              <w:ind w:left="107"/>
              <w:rPr>
                <w:rFonts w:ascii="Calibri Light" w:hAnsi="Calibri Light" w:cstheme="minorHAnsi"/>
                <w:noProof/>
                <w:sz w:val="20"/>
                <w:szCs w:val="20"/>
              </w:rPr>
            </w:pPr>
            <w:r>
              <w:rPr>
                <w:rFonts w:ascii="Calibri Light" w:hAnsi="Calibri Light" w:cstheme="minorHAnsi"/>
                <w:noProof/>
                <w:sz w:val="20"/>
                <w:szCs w:val="20"/>
              </w:rPr>
              <w:t>8.</w:t>
            </w:r>
          </w:p>
        </w:tc>
        <w:tc>
          <w:tcPr>
            <w:tcW w:w="2610"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7F3035F" w14:textId="3C9F6E0B" w:rsidR="00284439" w:rsidRPr="00AA70B8" w:rsidRDefault="00284439" w:rsidP="007F0688">
            <w:pPr>
              <w:pStyle w:val="TableParagraph"/>
              <w:spacing w:line="289" w:lineRule="exact"/>
              <w:ind w:left="84"/>
              <w:rPr>
                <w:rFonts w:ascii="Calibri Light" w:hAnsi="Calibri Light" w:cs="Calibri Light"/>
                <w:noProof/>
                <w:sz w:val="20"/>
                <w:szCs w:val="20"/>
              </w:rPr>
            </w:pPr>
            <w:r w:rsidRPr="00AA70B8">
              <w:rPr>
                <w:rFonts w:ascii="Calibri Light" w:hAnsi="Calibri Light" w:cs="Calibri Light"/>
                <w:noProof/>
                <w:sz w:val="20"/>
                <w:szCs w:val="20"/>
              </w:rPr>
              <w:t>Attendance</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&amp;Participation</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w:t>
            </w:r>
          </w:p>
          <w:p w14:paraId="146053DB" w14:textId="5595A6B5" w:rsidR="00284439" w:rsidRPr="00AA70B8" w:rsidRDefault="00284439" w:rsidP="007F0688">
            <w:pPr>
              <w:ind w:left="84"/>
              <w:rPr>
                <w:rFonts w:ascii="Calibri Light" w:hAnsi="Calibri Light" w:cs="Calibri Light"/>
                <w:noProof/>
                <w:sz w:val="20"/>
                <w:szCs w:val="20"/>
              </w:rPr>
            </w:pPr>
            <w:r w:rsidRPr="00AA70B8">
              <w:rPr>
                <w:rFonts w:ascii="Calibri Light" w:hAnsi="Calibri Light" w:cs="Calibri Light"/>
                <w:noProof/>
                <w:sz w:val="20"/>
                <w:szCs w:val="20"/>
              </w:rPr>
              <w:t>დასწრება</w:t>
            </w:r>
            <w:r w:rsidRPr="00AA70B8">
              <w:rPr>
                <w:rFonts w:ascii="Calibri Light" w:hAnsi="Calibri Light" w:cs="Calibri Light"/>
                <w:noProof/>
                <w:spacing w:val="-6"/>
                <w:sz w:val="20"/>
                <w:szCs w:val="20"/>
              </w:rPr>
              <w:t xml:space="preserve"> </w:t>
            </w:r>
            <w:r w:rsidRPr="00AA70B8">
              <w:rPr>
                <w:rFonts w:ascii="Calibri Light" w:hAnsi="Calibri Light" w:cs="Calibri Light"/>
                <w:noProof/>
                <w:sz w:val="20"/>
                <w:szCs w:val="20"/>
              </w:rPr>
              <w:t>და</w:t>
            </w:r>
            <w:r>
              <w:rPr>
                <w:rFonts w:cs="Calibri Light"/>
                <w:noProof/>
                <w:spacing w:val="-3"/>
                <w:sz w:val="20"/>
                <w:szCs w:val="20"/>
                <w:lang w:val="ka-GE"/>
              </w:rPr>
              <w:t xml:space="preserve"> ჩ</w:t>
            </w:r>
            <w:r w:rsidRPr="00AA70B8">
              <w:rPr>
                <w:rFonts w:ascii="Calibri Light" w:hAnsi="Calibri Light" w:cs="Calibri Light"/>
                <w:noProof/>
                <w:sz w:val="20"/>
                <w:szCs w:val="20"/>
              </w:rPr>
              <w:t>ართულობა</w:t>
            </w:r>
          </w:p>
        </w:tc>
        <w:tc>
          <w:tcPr>
            <w:tcW w:w="7424" w:type="dxa"/>
            <w:tcBorders>
              <w:top w:val="single" w:sz="4" w:space="0" w:color="auto"/>
              <w:left w:val="single" w:sz="4" w:space="0" w:color="000000"/>
              <w:bottom w:val="single" w:sz="4" w:space="0" w:color="auto"/>
              <w:right w:val="single" w:sz="4" w:space="0" w:color="auto"/>
            </w:tcBorders>
            <w:vAlign w:val="center"/>
          </w:tcPr>
          <w:p w14:paraId="0AA4851E" w14:textId="77777777" w:rsidR="00284439" w:rsidRPr="00AA70B8" w:rsidRDefault="00284439" w:rsidP="00284439">
            <w:pPr>
              <w:pStyle w:val="TableParagraph"/>
              <w:ind w:left="107" w:right="99"/>
              <w:rPr>
                <w:rFonts w:ascii="Calibri Light" w:hAnsi="Calibri Light" w:cs="Calibri Light"/>
                <w:noProof/>
                <w:sz w:val="20"/>
                <w:szCs w:val="20"/>
              </w:rPr>
            </w:pPr>
            <w:r w:rsidRPr="00AA70B8">
              <w:rPr>
                <w:rFonts w:ascii="Calibri Light" w:hAnsi="Calibri Light" w:cs="Calibri Light"/>
                <w:b/>
                <w:bCs/>
                <w:noProof/>
                <w:sz w:val="20"/>
                <w:szCs w:val="20"/>
                <w:u w:val="single"/>
              </w:rPr>
              <w:t>Attendance</w:t>
            </w:r>
            <w:r w:rsidRPr="00AA70B8">
              <w:rPr>
                <w:rFonts w:ascii="Calibri Light" w:hAnsi="Calibri Light" w:cs="Calibri Light"/>
                <w:b/>
                <w:bCs/>
                <w:noProof/>
                <w:spacing w:val="7"/>
                <w:sz w:val="20"/>
                <w:szCs w:val="20"/>
                <w:u w:val="single"/>
              </w:rPr>
              <w:t xml:space="preserve"> </w:t>
            </w:r>
            <w:r w:rsidRPr="00AA70B8">
              <w:rPr>
                <w:rFonts w:ascii="Calibri Light" w:hAnsi="Calibri Light" w:cs="Calibri Light"/>
                <w:b/>
                <w:bCs/>
                <w:noProof/>
                <w:sz w:val="20"/>
                <w:szCs w:val="20"/>
                <w:u w:val="single"/>
              </w:rPr>
              <w:t>is</w:t>
            </w:r>
            <w:r w:rsidRPr="00AA70B8">
              <w:rPr>
                <w:rFonts w:ascii="Calibri Light" w:hAnsi="Calibri Light" w:cs="Calibri Light"/>
                <w:b/>
                <w:bCs/>
                <w:noProof/>
                <w:spacing w:val="9"/>
                <w:sz w:val="20"/>
                <w:szCs w:val="20"/>
                <w:u w:val="single"/>
              </w:rPr>
              <w:t xml:space="preserve"> </w:t>
            </w:r>
            <w:r w:rsidRPr="00AA70B8">
              <w:rPr>
                <w:rFonts w:ascii="Calibri Light" w:hAnsi="Calibri Light" w:cs="Calibri Light"/>
                <w:b/>
                <w:bCs/>
                <w:noProof/>
                <w:sz w:val="20"/>
                <w:szCs w:val="20"/>
                <w:u w:val="single"/>
              </w:rPr>
              <w:t>a</w:t>
            </w:r>
            <w:r w:rsidRPr="00AA70B8">
              <w:rPr>
                <w:rFonts w:ascii="Calibri Light" w:hAnsi="Calibri Light" w:cs="Calibri Light"/>
                <w:b/>
                <w:bCs/>
                <w:noProof/>
                <w:spacing w:val="8"/>
                <w:sz w:val="20"/>
                <w:szCs w:val="20"/>
                <w:u w:val="single"/>
              </w:rPr>
              <w:t xml:space="preserve"> </w:t>
            </w:r>
            <w:r w:rsidRPr="00AA70B8">
              <w:rPr>
                <w:rFonts w:ascii="Calibri Light" w:hAnsi="Calibri Light" w:cs="Calibri Light"/>
                <w:b/>
                <w:bCs/>
                <w:noProof/>
                <w:sz w:val="20"/>
                <w:szCs w:val="20"/>
                <w:u w:val="single"/>
              </w:rPr>
              <w:t>must.</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To</w:t>
            </w:r>
            <w:r w:rsidRPr="00AA70B8">
              <w:rPr>
                <w:rFonts w:ascii="Calibri Light" w:hAnsi="Calibri Light" w:cs="Calibri Light"/>
                <w:noProof/>
                <w:spacing w:val="7"/>
                <w:sz w:val="20"/>
                <w:szCs w:val="20"/>
              </w:rPr>
              <w:t xml:space="preserve"> </w:t>
            </w:r>
            <w:r w:rsidRPr="00AA70B8">
              <w:rPr>
                <w:rFonts w:ascii="Calibri Light" w:hAnsi="Calibri Light" w:cs="Calibri Light"/>
                <w:noProof/>
                <w:sz w:val="20"/>
                <w:szCs w:val="20"/>
              </w:rPr>
              <w:t>get</w:t>
            </w:r>
            <w:r w:rsidRPr="00AA70B8">
              <w:rPr>
                <w:rFonts w:ascii="Calibri Light" w:hAnsi="Calibri Light" w:cs="Calibri Light"/>
                <w:noProof/>
                <w:spacing w:val="7"/>
                <w:sz w:val="20"/>
                <w:szCs w:val="20"/>
              </w:rPr>
              <w:t xml:space="preserve"> </w:t>
            </w:r>
            <w:r w:rsidRPr="00AA70B8">
              <w:rPr>
                <w:rFonts w:ascii="Calibri Light" w:hAnsi="Calibri Light" w:cs="Calibri Light"/>
                <w:noProof/>
                <w:sz w:val="20"/>
                <w:szCs w:val="20"/>
              </w:rPr>
              <w:t>most</w:t>
            </w:r>
            <w:r w:rsidRPr="00AA70B8">
              <w:rPr>
                <w:rFonts w:ascii="Calibri Light" w:hAnsi="Calibri Light" w:cs="Calibri Light"/>
                <w:noProof/>
                <w:spacing w:val="8"/>
                <w:sz w:val="20"/>
                <w:szCs w:val="20"/>
              </w:rPr>
              <w:t xml:space="preserve"> </w:t>
            </w:r>
            <w:r w:rsidRPr="00AA70B8">
              <w:rPr>
                <w:rFonts w:ascii="Calibri Light" w:hAnsi="Calibri Light" w:cs="Calibri Light"/>
                <w:noProof/>
                <w:sz w:val="20"/>
                <w:szCs w:val="20"/>
              </w:rPr>
              <w:t>of</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the</w:t>
            </w:r>
            <w:r w:rsidRPr="00AA70B8">
              <w:rPr>
                <w:rFonts w:ascii="Calibri Light" w:hAnsi="Calibri Light" w:cs="Calibri Light"/>
                <w:noProof/>
                <w:spacing w:val="10"/>
                <w:sz w:val="20"/>
                <w:szCs w:val="20"/>
              </w:rPr>
              <w:t xml:space="preserve"> </w:t>
            </w:r>
            <w:r w:rsidRPr="00AA70B8">
              <w:rPr>
                <w:rFonts w:ascii="Calibri Light" w:hAnsi="Calibri Light" w:cs="Calibri Light"/>
                <w:noProof/>
                <w:sz w:val="20"/>
                <w:szCs w:val="20"/>
              </w:rPr>
              <w:t>course</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and</w:t>
            </w:r>
            <w:r w:rsidRPr="00AA70B8">
              <w:rPr>
                <w:rFonts w:ascii="Calibri Light" w:hAnsi="Calibri Light" w:cs="Calibri Light"/>
                <w:noProof/>
                <w:spacing w:val="9"/>
                <w:sz w:val="20"/>
                <w:szCs w:val="20"/>
              </w:rPr>
              <w:t xml:space="preserve"> </w:t>
            </w:r>
            <w:r w:rsidRPr="00AA70B8">
              <w:rPr>
                <w:rFonts w:ascii="Calibri Light" w:hAnsi="Calibri Light" w:cs="Calibri Light"/>
                <w:noProof/>
                <w:sz w:val="20"/>
                <w:szCs w:val="20"/>
              </w:rPr>
              <w:t>gain</w:t>
            </w:r>
            <w:r w:rsidRPr="00AA70B8">
              <w:rPr>
                <w:rFonts w:ascii="Calibri Light" w:hAnsi="Calibri Light" w:cs="Calibri Light"/>
                <w:noProof/>
                <w:spacing w:val="7"/>
                <w:sz w:val="20"/>
                <w:szCs w:val="20"/>
              </w:rPr>
              <w:t xml:space="preserve"> </w:t>
            </w:r>
            <w:r w:rsidRPr="00AA70B8">
              <w:rPr>
                <w:rFonts w:ascii="Calibri Light" w:hAnsi="Calibri Light" w:cs="Calibri Light"/>
                <w:noProof/>
                <w:sz w:val="20"/>
                <w:szCs w:val="20"/>
              </w:rPr>
              <w:t>valuable</w:t>
            </w:r>
            <w:r w:rsidRPr="00AA70B8">
              <w:rPr>
                <w:rFonts w:ascii="Calibri Light" w:hAnsi="Calibri Light" w:cs="Calibri Light"/>
                <w:noProof/>
                <w:spacing w:val="-47"/>
                <w:sz w:val="20"/>
                <w:szCs w:val="20"/>
              </w:rPr>
              <w:t xml:space="preserve"> </w:t>
            </w:r>
            <w:r w:rsidRPr="00AA70B8">
              <w:rPr>
                <w:rFonts w:ascii="Calibri Light" w:hAnsi="Calibri Light" w:cs="Calibri Light"/>
                <w:noProof/>
                <w:sz w:val="20"/>
                <w:szCs w:val="20"/>
              </w:rPr>
              <w:t>experience,</w:t>
            </w:r>
            <w:r w:rsidRPr="00AA70B8">
              <w:rPr>
                <w:rFonts w:ascii="Calibri Light" w:hAnsi="Calibri Light" w:cs="Calibri Light"/>
                <w:noProof/>
                <w:spacing w:val="17"/>
                <w:sz w:val="20"/>
                <w:szCs w:val="20"/>
              </w:rPr>
              <w:t xml:space="preserve"> </w:t>
            </w:r>
            <w:r w:rsidRPr="00AA70B8">
              <w:rPr>
                <w:rFonts w:ascii="Calibri Light" w:hAnsi="Calibri Light" w:cs="Calibri Light"/>
                <w:noProof/>
                <w:sz w:val="20"/>
                <w:szCs w:val="20"/>
              </w:rPr>
              <w:t>you</w:t>
            </w:r>
            <w:r w:rsidRPr="00AA70B8">
              <w:rPr>
                <w:rFonts w:ascii="Calibri Light" w:hAnsi="Calibri Light" w:cs="Calibri Light"/>
                <w:noProof/>
                <w:spacing w:val="17"/>
                <w:sz w:val="20"/>
                <w:szCs w:val="20"/>
              </w:rPr>
              <w:t xml:space="preserve"> </w:t>
            </w:r>
            <w:r w:rsidRPr="00AA70B8">
              <w:rPr>
                <w:rFonts w:ascii="Calibri Light" w:hAnsi="Calibri Light" w:cs="Calibri Light"/>
                <w:noProof/>
                <w:sz w:val="20"/>
                <w:szCs w:val="20"/>
              </w:rPr>
              <w:t>must</w:t>
            </w:r>
            <w:r w:rsidRPr="00AA70B8">
              <w:rPr>
                <w:rFonts w:ascii="Calibri Light" w:hAnsi="Calibri Light" w:cs="Calibri Light"/>
                <w:noProof/>
                <w:spacing w:val="16"/>
                <w:sz w:val="20"/>
                <w:szCs w:val="20"/>
              </w:rPr>
              <w:t xml:space="preserve"> </w:t>
            </w:r>
            <w:r w:rsidRPr="00AA70B8">
              <w:rPr>
                <w:rFonts w:ascii="Calibri Light" w:hAnsi="Calibri Light" w:cs="Calibri Light"/>
                <w:noProof/>
                <w:sz w:val="20"/>
                <w:szCs w:val="20"/>
              </w:rPr>
              <w:t>be</w:t>
            </w:r>
            <w:r w:rsidRPr="00AA70B8">
              <w:rPr>
                <w:rFonts w:ascii="Calibri Light" w:hAnsi="Calibri Light" w:cs="Calibri Light"/>
                <w:noProof/>
                <w:spacing w:val="17"/>
                <w:sz w:val="20"/>
                <w:szCs w:val="20"/>
              </w:rPr>
              <w:t xml:space="preserve"> </w:t>
            </w:r>
            <w:r w:rsidRPr="00AA70B8">
              <w:rPr>
                <w:rFonts w:ascii="Calibri Light" w:hAnsi="Calibri Light" w:cs="Calibri Light"/>
                <w:noProof/>
                <w:sz w:val="20"/>
                <w:szCs w:val="20"/>
              </w:rPr>
              <w:t>present</w:t>
            </w:r>
            <w:r w:rsidRPr="00AA70B8">
              <w:rPr>
                <w:rFonts w:ascii="Calibri Light" w:hAnsi="Calibri Light" w:cs="Calibri Light"/>
                <w:noProof/>
                <w:spacing w:val="16"/>
                <w:sz w:val="20"/>
                <w:szCs w:val="20"/>
              </w:rPr>
              <w:t xml:space="preserve"> </w:t>
            </w:r>
            <w:r w:rsidRPr="00AA70B8">
              <w:rPr>
                <w:rFonts w:ascii="Calibri Light" w:hAnsi="Calibri Light" w:cs="Calibri Light"/>
                <w:noProof/>
                <w:sz w:val="20"/>
                <w:szCs w:val="20"/>
              </w:rPr>
              <w:t>for</w:t>
            </w:r>
            <w:r w:rsidRPr="00AA70B8">
              <w:rPr>
                <w:rFonts w:ascii="Calibri Light" w:hAnsi="Calibri Light" w:cs="Calibri Light"/>
                <w:noProof/>
                <w:spacing w:val="17"/>
                <w:sz w:val="20"/>
                <w:szCs w:val="20"/>
              </w:rPr>
              <w:t xml:space="preserve"> </w:t>
            </w:r>
            <w:r w:rsidRPr="00AA70B8">
              <w:rPr>
                <w:rFonts w:ascii="Calibri Light" w:hAnsi="Calibri Light" w:cs="Calibri Light"/>
                <w:noProof/>
                <w:sz w:val="20"/>
                <w:szCs w:val="20"/>
              </w:rPr>
              <w:t>each</w:t>
            </w:r>
            <w:r w:rsidRPr="00AA70B8">
              <w:rPr>
                <w:rFonts w:ascii="Calibri Light" w:hAnsi="Calibri Light" w:cs="Calibri Light"/>
                <w:noProof/>
                <w:spacing w:val="16"/>
                <w:sz w:val="20"/>
                <w:szCs w:val="20"/>
              </w:rPr>
              <w:t xml:space="preserve"> </w:t>
            </w:r>
            <w:r w:rsidRPr="00AA70B8">
              <w:rPr>
                <w:rFonts w:ascii="Calibri Light" w:hAnsi="Calibri Light" w:cs="Calibri Light"/>
                <w:noProof/>
                <w:sz w:val="20"/>
                <w:szCs w:val="20"/>
              </w:rPr>
              <w:t>classroom</w:t>
            </w:r>
            <w:r w:rsidRPr="00AA70B8">
              <w:rPr>
                <w:rFonts w:ascii="Calibri Light" w:hAnsi="Calibri Light" w:cs="Calibri Light"/>
                <w:noProof/>
                <w:spacing w:val="16"/>
                <w:sz w:val="20"/>
                <w:szCs w:val="20"/>
              </w:rPr>
              <w:t xml:space="preserve"> </w:t>
            </w:r>
            <w:r w:rsidRPr="00AA70B8">
              <w:rPr>
                <w:rFonts w:ascii="Calibri Light" w:hAnsi="Calibri Light" w:cs="Calibri Light"/>
                <w:noProof/>
                <w:sz w:val="20"/>
                <w:szCs w:val="20"/>
              </w:rPr>
              <w:t>/</w:t>
            </w:r>
            <w:r w:rsidRPr="00AA70B8">
              <w:rPr>
                <w:rFonts w:ascii="Calibri Light" w:hAnsi="Calibri Light" w:cs="Calibri Light"/>
                <w:noProof/>
                <w:spacing w:val="17"/>
                <w:sz w:val="20"/>
                <w:szCs w:val="20"/>
              </w:rPr>
              <w:t xml:space="preserve"> </w:t>
            </w:r>
            <w:r w:rsidRPr="00AA70B8">
              <w:rPr>
                <w:rFonts w:ascii="Calibri Light" w:hAnsi="Calibri Light" w:cs="Calibri Light"/>
                <w:noProof/>
                <w:sz w:val="20"/>
                <w:szCs w:val="20"/>
              </w:rPr>
              <w:t>seminar</w:t>
            </w:r>
            <w:r w:rsidRPr="00AA70B8">
              <w:rPr>
                <w:rFonts w:ascii="Calibri Light" w:hAnsi="Calibri Light" w:cs="Calibri Light"/>
                <w:noProof/>
                <w:spacing w:val="18"/>
                <w:sz w:val="20"/>
                <w:szCs w:val="20"/>
              </w:rPr>
              <w:t xml:space="preserve"> </w:t>
            </w:r>
            <w:r w:rsidRPr="00AA70B8">
              <w:rPr>
                <w:rFonts w:ascii="Calibri Light" w:hAnsi="Calibri Light" w:cs="Calibri Light"/>
                <w:noProof/>
                <w:sz w:val="20"/>
                <w:szCs w:val="20"/>
              </w:rPr>
              <w:t>session, and</w:t>
            </w:r>
          </w:p>
          <w:p w14:paraId="4E7DA298" w14:textId="649377AF" w:rsidR="00284439" w:rsidRPr="00AA70B8" w:rsidRDefault="00284439" w:rsidP="00284439">
            <w:pPr>
              <w:pStyle w:val="TableParagraph"/>
              <w:rPr>
                <w:rFonts w:ascii="Calibri Light" w:hAnsi="Calibri Light" w:cs="Calibri Light"/>
                <w:noProof/>
                <w:sz w:val="20"/>
                <w:szCs w:val="20"/>
              </w:rPr>
            </w:pPr>
            <w:r w:rsidRPr="00AA70B8">
              <w:rPr>
                <w:rFonts w:ascii="Calibri Light" w:hAnsi="Calibri Light" w:cs="Calibri Light"/>
                <w:noProof/>
                <w:sz w:val="20"/>
                <w:szCs w:val="20"/>
              </w:rPr>
              <w:t>other</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activities.</w:t>
            </w:r>
          </w:p>
        </w:tc>
      </w:tr>
      <w:tr w:rsidR="00284439" w:rsidRPr="00FE08B1" w14:paraId="1989EEA3" w14:textId="77777777" w:rsidTr="00356086">
        <w:trPr>
          <w:trHeight w:val="962"/>
        </w:trPr>
        <w:tc>
          <w:tcPr>
            <w:tcW w:w="425" w:type="dxa"/>
            <w:tcBorders>
              <w:top w:val="single" w:sz="4" w:space="0" w:color="000000"/>
              <w:bottom w:val="single" w:sz="4" w:space="0" w:color="000000"/>
              <w:right w:val="single" w:sz="4" w:space="0" w:color="000000"/>
            </w:tcBorders>
            <w:shd w:val="clear" w:color="auto" w:fill="F1F1F1"/>
            <w:vAlign w:val="center"/>
          </w:tcPr>
          <w:p w14:paraId="7EFCD7D1" w14:textId="27561516" w:rsidR="00284439" w:rsidRPr="007F0688" w:rsidRDefault="00284439">
            <w:pPr>
              <w:pStyle w:val="TableParagraph"/>
              <w:ind w:left="107"/>
              <w:rPr>
                <w:rFonts w:ascii="Calibri Light" w:hAnsi="Calibri Light" w:cstheme="minorHAnsi"/>
                <w:noProof/>
                <w:sz w:val="20"/>
                <w:szCs w:val="20"/>
              </w:rPr>
            </w:pPr>
            <w:r>
              <w:rPr>
                <w:rFonts w:ascii="Calibri Light" w:hAnsi="Calibri Light" w:cstheme="minorHAnsi"/>
                <w:noProof/>
                <w:sz w:val="20"/>
                <w:szCs w:val="20"/>
              </w:rPr>
              <w:t>9.</w:t>
            </w:r>
          </w:p>
        </w:tc>
        <w:tc>
          <w:tcPr>
            <w:tcW w:w="2610"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4F06D0E" w14:textId="341E49E3" w:rsidR="00284439" w:rsidRPr="00AA70B8" w:rsidRDefault="00284439" w:rsidP="00284439">
            <w:pPr>
              <w:pStyle w:val="TableParagraph"/>
              <w:spacing w:before="1"/>
              <w:ind w:left="107" w:right="127"/>
              <w:rPr>
                <w:rFonts w:ascii="Calibri Light" w:hAnsi="Calibri Light" w:cs="Calibri Light"/>
                <w:noProof/>
                <w:sz w:val="20"/>
                <w:szCs w:val="20"/>
              </w:rPr>
            </w:pPr>
            <w:r w:rsidRPr="00AA70B8">
              <w:rPr>
                <w:rFonts w:ascii="Calibri Light" w:hAnsi="Calibri Light" w:cs="Calibri Light"/>
                <w:noProof/>
                <w:sz w:val="20"/>
                <w:szCs w:val="20"/>
              </w:rPr>
              <w:t>Use of Mobile Devices, Laptops,</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etc. During Class | მობილურების,</w:t>
            </w:r>
            <w:r w:rsidRPr="00AA70B8">
              <w:rPr>
                <w:rFonts w:ascii="Calibri Light" w:hAnsi="Calibri Light" w:cs="Calibri Light"/>
                <w:noProof/>
                <w:spacing w:val="-52"/>
                <w:sz w:val="20"/>
                <w:szCs w:val="20"/>
              </w:rPr>
              <w:t xml:space="preserve"> </w:t>
            </w:r>
            <w:r w:rsidRPr="00AA70B8">
              <w:rPr>
                <w:rFonts w:ascii="Calibri Light" w:hAnsi="Calibri Light" w:cs="Calibri Light"/>
                <w:noProof/>
                <w:sz w:val="20"/>
                <w:szCs w:val="20"/>
              </w:rPr>
              <w:t>ნოუთბუქების</w:t>
            </w:r>
            <w:r w:rsidRPr="00AA70B8">
              <w:rPr>
                <w:rFonts w:ascii="Calibri Light" w:hAnsi="Calibri Light" w:cs="Calibri Light"/>
                <w:noProof/>
                <w:spacing w:val="5"/>
                <w:sz w:val="20"/>
                <w:szCs w:val="20"/>
              </w:rPr>
              <w:t xml:space="preserve"> </w:t>
            </w:r>
            <w:r w:rsidRPr="00AA70B8">
              <w:rPr>
                <w:rFonts w:ascii="Calibri Light" w:hAnsi="Calibri Light" w:cs="Calibri Light"/>
                <w:noProof/>
                <w:sz w:val="20"/>
                <w:szCs w:val="20"/>
              </w:rPr>
              <w:t>და</w:t>
            </w:r>
            <w:r w:rsidRPr="00AA70B8">
              <w:rPr>
                <w:rFonts w:ascii="Calibri Light" w:hAnsi="Calibri Light" w:cs="Calibri Light"/>
                <w:noProof/>
                <w:spacing w:val="6"/>
                <w:sz w:val="20"/>
                <w:szCs w:val="20"/>
              </w:rPr>
              <w:t xml:space="preserve"> </w:t>
            </w:r>
            <w:r w:rsidRPr="00AA70B8">
              <w:rPr>
                <w:rFonts w:ascii="Calibri Light" w:hAnsi="Calibri Light" w:cs="Calibri Light"/>
                <w:noProof/>
                <w:sz w:val="20"/>
                <w:szCs w:val="20"/>
              </w:rPr>
              <w:t>ა.შ.</w:t>
            </w:r>
            <w:r w:rsidRPr="00AA70B8">
              <w:rPr>
                <w:rFonts w:ascii="Calibri Light" w:hAnsi="Calibri Light" w:cs="Calibri Light"/>
                <w:noProof/>
                <w:spacing w:val="1"/>
                <w:sz w:val="20"/>
                <w:szCs w:val="20"/>
              </w:rPr>
              <w:t xml:space="preserve"> </w:t>
            </w:r>
            <w:r w:rsidRPr="00AA70B8">
              <w:rPr>
                <w:rFonts w:ascii="Calibri Light" w:hAnsi="Calibri Light" w:cs="Calibri Light"/>
                <w:noProof/>
                <w:sz w:val="20"/>
                <w:szCs w:val="20"/>
              </w:rPr>
              <w:t>გამოყენება</w:t>
            </w:r>
            <w:r w:rsidRPr="00AA70B8">
              <w:rPr>
                <w:rFonts w:ascii="Calibri Light" w:hAnsi="Calibri Light" w:cs="Calibri Light"/>
                <w:noProof/>
                <w:spacing w:val="-2"/>
                <w:sz w:val="20"/>
                <w:szCs w:val="20"/>
              </w:rPr>
              <w:t xml:space="preserve"> </w:t>
            </w:r>
            <w:r w:rsidRPr="00AA70B8">
              <w:rPr>
                <w:rFonts w:ascii="Calibri Light" w:hAnsi="Calibri Light" w:cs="Calibri Light"/>
                <w:noProof/>
                <w:sz w:val="20"/>
                <w:szCs w:val="20"/>
              </w:rPr>
              <w:t>სააუდიტორიო პროცესში</w:t>
            </w:r>
          </w:p>
        </w:tc>
        <w:tc>
          <w:tcPr>
            <w:tcW w:w="7424" w:type="dxa"/>
            <w:tcBorders>
              <w:top w:val="single" w:sz="4" w:space="0" w:color="auto"/>
              <w:left w:val="single" w:sz="4" w:space="0" w:color="000000"/>
              <w:bottom w:val="single" w:sz="4" w:space="0" w:color="auto"/>
              <w:right w:val="single" w:sz="4" w:space="0" w:color="auto"/>
            </w:tcBorders>
            <w:vAlign w:val="center"/>
          </w:tcPr>
          <w:p w14:paraId="56947CF0" w14:textId="7087FB1F" w:rsidR="00284439" w:rsidRPr="00AA70B8" w:rsidRDefault="00284439" w:rsidP="00356086">
            <w:pPr>
              <w:pStyle w:val="TableParagraph"/>
              <w:rPr>
                <w:rFonts w:ascii="Calibri Light" w:hAnsi="Calibri Light" w:cs="Calibri Light"/>
                <w:noProof/>
                <w:sz w:val="20"/>
                <w:szCs w:val="20"/>
              </w:rPr>
            </w:pPr>
            <w:r w:rsidRPr="00AA70B8">
              <w:rPr>
                <w:rFonts w:ascii="Calibri Light" w:hAnsi="Calibri Light" w:cs="Calibri Light"/>
                <w:b/>
                <w:bCs/>
                <w:noProof/>
                <w:sz w:val="20"/>
                <w:szCs w:val="20"/>
                <w:u w:val="single"/>
              </w:rPr>
              <w:t>Use</w:t>
            </w:r>
            <w:r w:rsidRPr="00AA70B8">
              <w:rPr>
                <w:rFonts w:ascii="Calibri Light" w:hAnsi="Calibri Light" w:cs="Calibri Light"/>
                <w:b/>
                <w:bCs/>
                <w:noProof/>
                <w:spacing w:val="34"/>
                <w:sz w:val="20"/>
                <w:szCs w:val="20"/>
                <w:u w:val="single"/>
              </w:rPr>
              <w:t xml:space="preserve"> </w:t>
            </w:r>
            <w:r w:rsidRPr="00AA70B8">
              <w:rPr>
                <w:rFonts w:ascii="Calibri Light" w:hAnsi="Calibri Light" w:cs="Calibri Light"/>
                <w:b/>
                <w:bCs/>
                <w:noProof/>
                <w:sz w:val="20"/>
                <w:szCs w:val="20"/>
                <w:u w:val="single"/>
              </w:rPr>
              <w:t>of</w:t>
            </w:r>
            <w:r w:rsidRPr="00AA70B8">
              <w:rPr>
                <w:rFonts w:ascii="Calibri Light" w:hAnsi="Calibri Light" w:cs="Calibri Light"/>
                <w:b/>
                <w:bCs/>
                <w:noProof/>
                <w:spacing w:val="33"/>
                <w:sz w:val="20"/>
                <w:szCs w:val="20"/>
                <w:u w:val="single"/>
              </w:rPr>
              <w:t xml:space="preserve"> </w:t>
            </w:r>
            <w:r w:rsidRPr="00AA70B8">
              <w:rPr>
                <w:rFonts w:ascii="Calibri Light" w:hAnsi="Calibri Light" w:cs="Calibri Light"/>
                <w:b/>
                <w:bCs/>
                <w:noProof/>
                <w:sz w:val="20"/>
                <w:szCs w:val="20"/>
                <w:u w:val="single"/>
              </w:rPr>
              <w:t>mobile</w:t>
            </w:r>
            <w:r w:rsidRPr="00AA70B8">
              <w:rPr>
                <w:rFonts w:ascii="Calibri Light" w:hAnsi="Calibri Light" w:cs="Calibri Light"/>
                <w:b/>
                <w:bCs/>
                <w:noProof/>
                <w:spacing w:val="35"/>
                <w:sz w:val="20"/>
                <w:szCs w:val="20"/>
                <w:u w:val="single"/>
              </w:rPr>
              <w:t xml:space="preserve"> </w:t>
            </w:r>
            <w:r w:rsidRPr="00AA70B8">
              <w:rPr>
                <w:rFonts w:ascii="Calibri Light" w:hAnsi="Calibri Light" w:cs="Calibri Light"/>
                <w:b/>
                <w:bCs/>
                <w:noProof/>
                <w:sz w:val="20"/>
                <w:szCs w:val="20"/>
                <w:u w:val="single"/>
              </w:rPr>
              <w:t>devices,</w:t>
            </w:r>
            <w:r w:rsidRPr="00AA70B8">
              <w:rPr>
                <w:rFonts w:ascii="Calibri Light" w:hAnsi="Calibri Light" w:cs="Calibri Light"/>
                <w:b/>
                <w:bCs/>
                <w:noProof/>
                <w:spacing w:val="35"/>
                <w:sz w:val="20"/>
                <w:szCs w:val="20"/>
                <w:u w:val="single"/>
              </w:rPr>
              <w:t xml:space="preserve"> </w:t>
            </w:r>
            <w:r w:rsidRPr="00AA70B8">
              <w:rPr>
                <w:rFonts w:ascii="Calibri Light" w:hAnsi="Calibri Light" w:cs="Calibri Light"/>
                <w:b/>
                <w:bCs/>
                <w:noProof/>
                <w:sz w:val="20"/>
                <w:szCs w:val="20"/>
                <w:u w:val="single"/>
              </w:rPr>
              <w:t>laptops,</w:t>
            </w:r>
            <w:r w:rsidRPr="00AA70B8">
              <w:rPr>
                <w:rFonts w:ascii="Calibri Light" w:hAnsi="Calibri Light" w:cs="Calibri Light"/>
                <w:b/>
                <w:bCs/>
                <w:noProof/>
                <w:spacing w:val="36"/>
                <w:sz w:val="20"/>
                <w:szCs w:val="20"/>
                <w:u w:val="single"/>
              </w:rPr>
              <w:t xml:space="preserve"> </w:t>
            </w:r>
            <w:r w:rsidRPr="00AA70B8">
              <w:rPr>
                <w:rFonts w:ascii="Calibri Light" w:hAnsi="Calibri Light" w:cs="Calibri Light"/>
                <w:b/>
                <w:bCs/>
                <w:noProof/>
                <w:sz w:val="20"/>
                <w:szCs w:val="20"/>
                <w:u w:val="single"/>
              </w:rPr>
              <w:t>or</w:t>
            </w:r>
            <w:r w:rsidRPr="00AA70B8">
              <w:rPr>
                <w:rFonts w:ascii="Calibri Light" w:hAnsi="Calibri Light" w:cs="Calibri Light"/>
                <w:b/>
                <w:bCs/>
                <w:noProof/>
                <w:spacing w:val="34"/>
                <w:sz w:val="20"/>
                <w:szCs w:val="20"/>
                <w:u w:val="single"/>
              </w:rPr>
              <w:t xml:space="preserve"> </w:t>
            </w:r>
            <w:r w:rsidRPr="00AA70B8">
              <w:rPr>
                <w:rFonts w:ascii="Calibri Light" w:hAnsi="Calibri Light" w:cs="Calibri Light"/>
                <w:b/>
                <w:bCs/>
                <w:noProof/>
                <w:sz w:val="20"/>
                <w:szCs w:val="20"/>
                <w:u w:val="single"/>
              </w:rPr>
              <w:t>any</w:t>
            </w:r>
            <w:r w:rsidRPr="00AA70B8">
              <w:rPr>
                <w:rFonts w:ascii="Calibri Light" w:hAnsi="Calibri Light" w:cs="Calibri Light"/>
                <w:b/>
                <w:bCs/>
                <w:noProof/>
                <w:spacing w:val="35"/>
                <w:sz w:val="20"/>
                <w:szCs w:val="20"/>
                <w:u w:val="single"/>
              </w:rPr>
              <w:t xml:space="preserve"> </w:t>
            </w:r>
            <w:r w:rsidRPr="00AA70B8">
              <w:rPr>
                <w:rFonts w:ascii="Calibri Light" w:hAnsi="Calibri Light" w:cs="Calibri Light"/>
                <w:b/>
                <w:bCs/>
                <w:noProof/>
                <w:sz w:val="20"/>
                <w:szCs w:val="20"/>
                <w:u w:val="single"/>
              </w:rPr>
              <w:t>other</w:t>
            </w:r>
            <w:r w:rsidRPr="00AA70B8">
              <w:rPr>
                <w:rFonts w:ascii="Calibri Light" w:hAnsi="Calibri Light" w:cs="Calibri Light"/>
                <w:b/>
                <w:bCs/>
                <w:noProof/>
                <w:spacing w:val="35"/>
                <w:sz w:val="20"/>
                <w:szCs w:val="20"/>
                <w:u w:val="single"/>
              </w:rPr>
              <w:t xml:space="preserve"> </w:t>
            </w:r>
            <w:r w:rsidRPr="00AA70B8">
              <w:rPr>
                <w:rFonts w:ascii="Calibri Light" w:hAnsi="Calibri Light" w:cs="Calibri Light"/>
                <w:b/>
                <w:bCs/>
                <w:noProof/>
                <w:sz w:val="20"/>
                <w:szCs w:val="20"/>
                <w:u w:val="single"/>
              </w:rPr>
              <w:t>technology</w:t>
            </w:r>
            <w:r w:rsidRPr="00AA70B8">
              <w:rPr>
                <w:rFonts w:ascii="Calibri Light" w:hAnsi="Calibri Light" w:cs="Calibri Light"/>
                <w:b/>
                <w:bCs/>
                <w:noProof/>
                <w:spacing w:val="41"/>
                <w:sz w:val="20"/>
                <w:szCs w:val="20"/>
                <w:u w:val="single"/>
              </w:rPr>
              <w:t xml:space="preserve"> </w:t>
            </w:r>
            <w:r w:rsidRPr="00AA70B8">
              <w:rPr>
                <w:rFonts w:ascii="Calibri Light" w:hAnsi="Calibri Light" w:cs="Calibri Light"/>
                <w:b/>
                <w:bCs/>
                <w:noProof/>
                <w:sz w:val="20"/>
                <w:szCs w:val="20"/>
                <w:u w:val="single"/>
              </w:rPr>
              <w:t>is</w:t>
            </w:r>
            <w:r w:rsidRPr="00AA70B8">
              <w:rPr>
                <w:rFonts w:ascii="Calibri Light" w:hAnsi="Calibri Light" w:cs="Calibri Light"/>
                <w:b/>
                <w:bCs/>
                <w:noProof/>
                <w:spacing w:val="35"/>
                <w:sz w:val="20"/>
                <w:szCs w:val="20"/>
                <w:u w:val="single"/>
              </w:rPr>
              <w:t xml:space="preserve"> </w:t>
            </w:r>
            <w:r w:rsidRPr="00AA70B8">
              <w:rPr>
                <w:rFonts w:ascii="Calibri Light" w:hAnsi="Calibri Light" w:cs="Calibri Light"/>
                <w:b/>
                <w:bCs/>
                <w:noProof/>
                <w:sz w:val="20"/>
                <w:szCs w:val="20"/>
                <w:u w:val="single"/>
              </w:rPr>
              <w:t>not</w:t>
            </w:r>
            <w:r w:rsidRPr="00AA70B8">
              <w:rPr>
                <w:rFonts w:ascii="Calibri Light" w:hAnsi="Calibri Light" w:cs="Calibri Light"/>
                <w:b/>
                <w:bCs/>
                <w:noProof/>
                <w:spacing w:val="33"/>
                <w:sz w:val="20"/>
                <w:szCs w:val="20"/>
                <w:u w:val="single"/>
              </w:rPr>
              <w:t xml:space="preserve"> </w:t>
            </w:r>
            <w:r w:rsidRPr="00AA70B8">
              <w:rPr>
                <w:rFonts w:ascii="Calibri Light" w:hAnsi="Calibri Light" w:cs="Calibri Light"/>
                <w:b/>
                <w:bCs/>
                <w:noProof/>
                <w:sz w:val="20"/>
                <w:szCs w:val="20"/>
                <w:u w:val="single"/>
              </w:rPr>
              <w:t>allowed,</w:t>
            </w:r>
            <w:r w:rsidRPr="00AA70B8">
              <w:rPr>
                <w:rFonts w:ascii="Calibri Light" w:hAnsi="Calibri Light" w:cs="Calibri Light"/>
                <w:b/>
                <w:bCs/>
                <w:noProof/>
                <w:spacing w:val="-47"/>
                <w:sz w:val="20"/>
                <w:szCs w:val="20"/>
                <w:u w:val="single"/>
              </w:rPr>
              <w:t xml:space="preserve"> </w:t>
            </w:r>
            <w:r w:rsidRPr="00AA70B8">
              <w:rPr>
                <w:rFonts w:ascii="Calibri Light" w:hAnsi="Calibri Light" w:cs="Calibri Light"/>
                <w:b/>
                <w:bCs/>
                <w:noProof/>
                <w:sz w:val="20"/>
                <w:szCs w:val="20"/>
                <w:u w:val="single"/>
              </w:rPr>
              <w:t>unless</w:t>
            </w:r>
            <w:r w:rsidRPr="00AA70B8">
              <w:rPr>
                <w:rFonts w:ascii="Calibri Light" w:hAnsi="Calibri Light" w:cs="Calibri Light"/>
                <w:b/>
                <w:bCs/>
                <w:noProof/>
                <w:spacing w:val="-1"/>
                <w:sz w:val="20"/>
                <w:szCs w:val="20"/>
                <w:u w:val="single"/>
              </w:rPr>
              <w:t xml:space="preserve"> </w:t>
            </w:r>
            <w:r w:rsidRPr="00AA70B8">
              <w:rPr>
                <w:rFonts w:ascii="Calibri Light" w:hAnsi="Calibri Light" w:cs="Calibri Light"/>
                <w:b/>
                <w:bCs/>
                <w:noProof/>
                <w:sz w:val="20"/>
                <w:szCs w:val="20"/>
                <w:u w:val="single"/>
              </w:rPr>
              <w:t>allowed by</w:t>
            </w:r>
            <w:r w:rsidRPr="00AA70B8">
              <w:rPr>
                <w:rFonts w:ascii="Calibri Light" w:hAnsi="Calibri Light" w:cs="Calibri Light"/>
                <w:b/>
                <w:bCs/>
                <w:noProof/>
                <w:spacing w:val="-1"/>
                <w:sz w:val="20"/>
                <w:szCs w:val="20"/>
                <w:u w:val="single"/>
              </w:rPr>
              <w:t xml:space="preserve"> </w:t>
            </w:r>
            <w:r w:rsidRPr="00AA70B8">
              <w:rPr>
                <w:rFonts w:ascii="Calibri Light" w:hAnsi="Calibri Light" w:cs="Calibri Light"/>
                <w:b/>
                <w:bCs/>
                <w:noProof/>
                <w:sz w:val="20"/>
                <w:szCs w:val="20"/>
                <w:u w:val="single"/>
              </w:rPr>
              <w:t>professor</w:t>
            </w:r>
            <w:r w:rsidRPr="00AA70B8">
              <w:rPr>
                <w:rFonts w:ascii="Calibri Light" w:hAnsi="Calibri Light" w:cs="Calibri Light"/>
                <w:b/>
                <w:bCs/>
                <w:noProof/>
                <w:spacing w:val="2"/>
                <w:sz w:val="20"/>
                <w:szCs w:val="20"/>
                <w:u w:val="single"/>
              </w:rPr>
              <w:t xml:space="preserve"> </w:t>
            </w:r>
            <w:r w:rsidRPr="00AA70B8">
              <w:rPr>
                <w:rFonts w:ascii="Calibri Light" w:hAnsi="Calibri Light" w:cs="Calibri Light"/>
                <w:b/>
                <w:bCs/>
                <w:noProof/>
                <w:sz w:val="20"/>
                <w:szCs w:val="20"/>
                <w:u w:val="single"/>
              </w:rPr>
              <w:t>and</w:t>
            </w:r>
            <w:r w:rsidRPr="00AA70B8">
              <w:rPr>
                <w:rFonts w:ascii="Calibri Light" w:hAnsi="Calibri Light" w:cs="Calibri Light"/>
                <w:b/>
                <w:bCs/>
                <w:noProof/>
                <w:spacing w:val="-1"/>
                <w:sz w:val="20"/>
                <w:szCs w:val="20"/>
                <w:u w:val="single"/>
              </w:rPr>
              <w:t xml:space="preserve"> </w:t>
            </w:r>
            <w:r w:rsidRPr="00AA70B8">
              <w:rPr>
                <w:rFonts w:ascii="Calibri Light" w:hAnsi="Calibri Light" w:cs="Calibri Light"/>
                <w:b/>
                <w:bCs/>
                <w:noProof/>
                <w:sz w:val="20"/>
                <w:szCs w:val="20"/>
                <w:u w:val="single"/>
              </w:rPr>
              <w:t>/ or Teaching</w:t>
            </w:r>
            <w:r w:rsidRPr="00AA70B8">
              <w:rPr>
                <w:rFonts w:ascii="Calibri Light" w:hAnsi="Calibri Light" w:cs="Calibri Light"/>
                <w:b/>
                <w:bCs/>
                <w:noProof/>
                <w:spacing w:val="2"/>
                <w:sz w:val="20"/>
                <w:szCs w:val="20"/>
                <w:u w:val="single"/>
              </w:rPr>
              <w:t xml:space="preserve"> </w:t>
            </w:r>
            <w:r w:rsidRPr="00AA70B8">
              <w:rPr>
                <w:rFonts w:ascii="Calibri Light" w:hAnsi="Calibri Light" w:cs="Calibri Light"/>
                <w:b/>
                <w:bCs/>
                <w:noProof/>
                <w:sz w:val="20"/>
                <w:szCs w:val="20"/>
                <w:u w:val="single"/>
              </w:rPr>
              <w:t>Assistant.</w:t>
            </w:r>
          </w:p>
        </w:tc>
      </w:tr>
      <w:tr w:rsidR="00284439" w:rsidRPr="00FE08B1" w14:paraId="6265DBD5" w14:textId="77777777" w:rsidTr="000E2B22">
        <w:trPr>
          <w:trHeight w:val="341"/>
        </w:trPr>
        <w:tc>
          <w:tcPr>
            <w:tcW w:w="425" w:type="dxa"/>
            <w:tcBorders>
              <w:top w:val="single" w:sz="4" w:space="0" w:color="000000"/>
            </w:tcBorders>
            <w:shd w:val="clear" w:color="auto" w:fill="F1F1F1"/>
            <w:vAlign w:val="center"/>
          </w:tcPr>
          <w:p w14:paraId="69EAC551" w14:textId="11AD6B32" w:rsidR="00284439" w:rsidRPr="007F0688" w:rsidRDefault="00284439">
            <w:pPr>
              <w:pStyle w:val="TableParagraph"/>
              <w:ind w:left="107"/>
              <w:rPr>
                <w:rFonts w:ascii="Calibri Light" w:hAnsi="Calibri Light" w:cstheme="minorHAnsi"/>
                <w:noProof/>
                <w:sz w:val="20"/>
                <w:szCs w:val="20"/>
              </w:rPr>
            </w:pPr>
            <w:r>
              <w:rPr>
                <w:rFonts w:ascii="Calibri Light" w:hAnsi="Calibri Light" w:cstheme="minorHAnsi"/>
                <w:noProof/>
                <w:sz w:val="20"/>
                <w:szCs w:val="20"/>
              </w:rPr>
              <w:t>10.</w:t>
            </w:r>
          </w:p>
        </w:tc>
        <w:tc>
          <w:tcPr>
            <w:tcW w:w="2610" w:type="dxa"/>
            <w:tcBorders>
              <w:top w:val="single" w:sz="4" w:space="0" w:color="000000"/>
            </w:tcBorders>
            <w:shd w:val="clear" w:color="auto" w:fill="F1F1F1"/>
            <w:vAlign w:val="center"/>
          </w:tcPr>
          <w:p w14:paraId="78AF6B5E" w14:textId="77777777" w:rsidR="00284439" w:rsidRPr="00AA70B8" w:rsidRDefault="00284439" w:rsidP="00284439">
            <w:pPr>
              <w:pStyle w:val="TableParagraph"/>
              <w:spacing w:before="20"/>
              <w:ind w:left="107"/>
              <w:rPr>
                <w:rFonts w:ascii="Calibri Light" w:hAnsi="Calibri Light" w:cs="Calibri Light"/>
                <w:noProof/>
                <w:sz w:val="20"/>
                <w:szCs w:val="20"/>
              </w:rPr>
            </w:pPr>
            <w:r w:rsidRPr="00AA70B8">
              <w:rPr>
                <w:rFonts w:ascii="Calibri Light" w:hAnsi="Calibri Light" w:cs="Calibri Light"/>
                <w:noProof/>
                <w:sz w:val="20"/>
                <w:szCs w:val="20"/>
              </w:rPr>
              <w:t>Additional</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Activities</w:t>
            </w:r>
            <w:r w:rsidRPr="00AA70B8">
              <w:rPr>
                <w:rFonts w:ascii="Calibri Light" w:hAnsi="Calibri Light" w:cs="Calibri Light"/>
                <w:noProof/>
                <w:spacing w:val="-4"/>
                <w:sz w:val="20"/>
                <w:szCs w:val="20"/>
              </w:rPr>
              <w:t xml:space="preserve"> </w:t>
            </w:r>
            <w:r w:rsidRPr="00AA70B8">
              <w:rPr>
                <w:rFonts w:ascii="Calibri Light" w:hAnsi="Calibri Light" w:cs="Calibri Light"/>
                <w:noProof/>
                <w:sz w:val="20"/>
                <w:szCs w:val="20"/>
              </w:rPr>
              <w:t>|</w:t>
            </w:r>
          </w:p>
          <w:p w14:paraId="6EA0A32B" w14:textId="2EE1B334" w:rsidR="00284439" w:rsidRPr="00AA70B8" w:rsidRDefault="00284439" w:rsidP="00284439">
            <w:pPr>
              <w:pStyle w:val="TableParagraph"/>
              <w:spacing w:before="1"/>
              <w:ind w:left="107" w:right="127"/>
              <w:rPr>
                <w:rFonts w:ascii="Calibri Light" w:hAnsi="Calibri Light" w:cs="Calibri Light"/>
                <w:noProof/>
                <w:sz w:val="20"/>
                <w:szCs w:val="20"/>
                <w:lang w:val="ka-GE"/>
              </w:rPr>
            </w:pPr>
            <w:r w:rsidRPr="00AA70B8">
              <w:rPr>
                <w:rFonts w:ascii="Calibri Light" w:hAnsi="Calibri Light" w:cs="Calibri Light"/>
                <w:noProof/>
                <w:sz w:val="20"/>
                <w:szCs w:val="20"/>
              </w:rPr>
              <w:t>დამატებითი</w:t>
            </w:r>
            <w:r w:rsidRPr="00AA70B8">
              <w:rPr>
                <w:rFonts w:ascii="Calibri Light" w:hAnsi="Calibri Light" w:cs="Calibri Light"/>
                <w:noProof/>
                <w:spacing w:val="-5"/>
                <w:sz w:val="20"/>
                <w:szCs w:val="20"/>
              </w:rPr>
              <w:t xml:space="preserve"> </w:t>
            </w:r>
            <w:r w:rsidRPr="00AA70B8">
              <w:rPr>
                <w:rFonts w:ascii="Calibri Light" w:hAnsi="Calibri Light" w:cs="Calibri Light"/>
                <w:noProof/>
                <w:sz w:val="20"/>
                <w:szCs w:val="20"/>
              </w:rPr>
              <w:t>აქტივობებ</w:t>
            </w:r>
            <w:r w:rsidRPr="00AA70B8">
              <w:rPr>
                <w:rFonts w:ascii="Calibri Light" w:hAnsi="Calibri Light" w:cs="Calibri Light"/>
                <w:noProof/>
                <w:sz w:val="20"/>
                <w:szCs w:val="20"/>
                <w:lang w:val="ka-GE"/>
              </w:rPr>
              <w:t>ი</w:t>
            </w:r>
          </w:p>
        </w:tc>
        <w:tc>
          <w:tcPr>
            <w:tcW w:w="7424" w:type="dxa"/>
            <w:tcBorders>
              <w:top w:val="single" w:sz="4" w:space="0" w:color="auto"/>
            </w:tcBorders>
          </w:tcPr>
          <w:p w14:paraId="23A0944C" w14:textId="77777777" w:rsidR="00284439" w:rsidRPr="00AA70B8" w:rsidRDefault="00284439" w:rsidP="00284439">
            <w:pPr>
              <w:pStyle w:val="TableParagraph"/>
              <w:rPr>
                <w:rFonts w:ascii="Calibri Light" w:hAnsi="Calibri Light" w:cs="Calibri Light"/>
                <w:b/>
                <w:bCs/>
                <w:noProof/>
                <w:sz w:val="20"/>
                <w:szCs w:val="20"/>
                <w:u w:val="single"/>
              </w:rPr>
            </w:pPr>
          </w:p>
        </w:tc>
      </w:tr>
    </w:tbl>
    <w:p w14:paraId="678C4068" w14:textId="77777777" w:rsidR="004B193B" w:rsidRPr="00FE08B1" w:rsidRDefault="004B193B">
      <w:pPr>
        <w:rPr>
          <w:rFonts w:ascii="Calibri Light" w:hAnsi="Calibri Light" w:cstheme="minorHAnsi"/>
          <w:noProof/>
          <w:sz w:val="20"/>
        </w:rPr>
        <w:sectPr w:rsidR="004B193B" w:rsidRPr="00FE08B1" w:rsidSect="00E12F1B">
          <w:pgSz w:w="11910" w:h="16840"/>
          <w:pgMar w:top="360" w:right="420" w:bottom="540" w:left="440" w:header="298" w:footer="0" w:gutter="0"/>
          <w:cols w:space="720"/>
        </w:sectPr>
      </w:pPr>
    </w:p>
    <w:p w14:paraId="564C5DC7" w14:textId="6D3660F4" w:rsidR="004B193B" w:rsidRPr="00DF4731" w:rsidRDefault="004A49BF" w:rsidP="00DF4731">
      <w:pPr>
        <w:pStyle w:val="Heading1"/>
        <w:ind w:left="360"/>
        <w:rPr>
          <w:rFonts w:ascii="Calibri Light" w:hAnsi="Calibri Light" w:cstheme="minorHAnsi"/>
          <w:b/>
          <w:bCs/>
          <w:noProof/>
          <w:color w:val="003358"/>
        </w:rPr>
      </w:pPr>
      <w:r w:rsidRPr="00DF4731">
        <w:rPr>
          <w:rFonts w:ascii="Calibri Light" w:hAnsi="Calibri Light" w:cstheme="minorHAnsi"/>
          <w:b/>
          <w:bCs/>
          <w:noProof/>
          <w:color w:val="003358"/>
        </w:rPr>
        <w:lastRenderedPageBreak/>
        <w:t>ANNEX 2 | დანართი 2</w:t>
      </w:r>
    </w:p>
    <w:p w14:paraId="4AB67655" w14:textId="0C29B4D5" w:rsidR="004B193B" w:rsidRPr="00DF4731" w:rsidRDefault="004A49BF" w:rsidP="00FB30C9">
      <w:pPr>
        <w:widowControl/>
        <w:autoSpaceDE/>
        <w:autoSpaceDN/>
        <w:spacing w:after="160" w:line="259" w:lineRule="auto"/>
        <w:ind w:left="360"/>
        <w:rPr>
          <w:rFonts w:ascii="Calibri Light" w:eastAsia="Calibri" w:hAnsi="Calibri Light" w:cstheme="minorHAnsi"/>
          <w:b/>
          <w:bCs/>
          <w:noProof/>
          <w:color w:val="003359"/>
        </w:rPr>
      </w:pPr>
      <w:r w:rsidRPr="00DF4731">
        <w:rPr>
          <w:rFonts w:ascii="Calibri Light" w:eastAsia="Calibri" w:hAnsi="Calibri Light" w:cstheme="minorHAnsi"/>
          <w:b/>
          <w:bCs/>
          <w:noProof/>
          <w:color w:val="003359"/>
        </w:rPr>
        <w:t>COURSE TEACHING SCHEDULE | სასწავლო კურსის სწავლების განრიგი</w:t>
      </w:r>
    </w:p>
    <w:p w14:paraId="05A73228" w14:textId="72C8C4EA" w:rsidR="0003517D" w:rsidRPr="00FE08B1" w:rsidRDefault="001B31EA" w:rsidP="009E317B">
      <w:pPr>
        <w:widowControl/>
        <w:autoSpaceDE/>
        <w:autoSpaceDN/>
        <w:spacing w:after="160" w:line="259" w:lineRule="auto"/>
        <w:ind w:left="360"/>
        <w:rPr>
          <w:rFonts w:ascii="Calibri Light" w:hAnsi="Calibri Light" w:cstheme="minorHAnsi"/>
          <w:noProof/>
          <w:sz w:val="20"/>
        </w:rPr>
      </w:pPr>
      <w:r w:rsidRPr="00FE08B1">
        <w:rPr>
          <w:rFonts w:ascii="Calibri Light" w:hAnsi="Calibri Light" w:cstheme="minorHAnsi"/>
          <w:noProof/>
          <w:sz w:val="20"/>
        </w:rPr>
        <w:t>Please note that this is a tentative schedule, and the instructor reserves right to change the dates and assignments listed below.</w:t>
      </w:r>
    </w:p>
    <w:p w14:paraId="54E668F4" w14:textId="77777777" w:rsidR="004B193B" w:rsidRPr="00FE08B1" w:rsidRDefault="004B193B">
      <w:pPr>
        <w:pStyle w:val="BodyText"/>
        <w:spacing w:before="5"/>
        <w:rPr>
          <w:rFonts w:ascii="Calibri Light" w:hAnsi="Calibri Light" w:cstheme="minorHAnsi"/>
          <w:noProof/>
          <w:sz w:val="14"/>
        </w:rPr>
      </w:pPr>
    </w:p>
    <w:tbl>
      <w:tblPr>
        <w:tblW w:w="1098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5400"/>
        <w:gridCol w:w="3870"/>
        <w:gridCol w:w="7"/>
      </w:tblGrid>
      <w:tr w:rsidR="004B193B" w:rsidRPr="00DF4731" w14:paraId="28FCA63C" w14:textId="77777777" w:rsidTr="00356086">
        <w:trPr>
          <w:gridAfter w:val="1"/>
          <w:wAfter w:w="7" w:type="dxa"/>
          <w:trHeight w:val="1079"/>
          <w:tblHeader/>
        </w:trPr>
        <w:tc>
          <w:tcPr>
            <w:tcW w:w="1710" w:type="dxa"/>
            <w:shd w:val="clear" w:color="auto" w:fill="002060"/>
          </w:tcPr>
          <w:p w14:paraId="26553CD2" w14:textId="77777777" w:rsidR="004B193B" w:rsidRPr="007F0688" w:rsidRDefault="004B193B" w:rsidP="00FB30C9">
            <w:pPr>
              <w:pStyle w:val="TableParagraph"/>
              <w:rPr>
                <w:rFonts w:ascii="Calibri Light" w:hAnsi="Calibri Light" w:cstheme="minorHAnsi"/>
                <w:b/>
                <w:bCs/>
                <w:noProof/>
                <w:sz w:val="20"/>
                <w:szCs w:val="20"/>
              </w:rPr>
            </w:pPr>
          </w:p>
          <w:p w14:paraId="2F0B1883" w14:textId="77777777" w:rsidR="004B193B" w:rsidRPr="007F0688" w:rsidRDefault="004A49BF" w:rsidP="00F25567">
            <w:pPr>
              <w:pStyle w:val="TableParagraph"/>
              <w:spacing w:before="1"/>
              <w:ind w:left="117"/>
              <w:jc w:val="center"/>
              <w:rPr>
                <w:rFonts w:ascii="Calibri Light" w:hAnsi="Calibri Light" w:cstheme="minorHAnsi"/>
                <w:b/>
                <w:bCs/>
                <w:noProof/>
                <w:sz w:val="20"/>
                <w:szCs w:val="20"/>
              </w:rPr>
            </w:pPr>
            <w:r w:rsidRPr="007F0688">
              <w:rPr>
                <w:rFonts w:ascii="Calibri Light" w:hAnsi="Calibri Light" w:cstheme="minorHAnsi"/>
                <w:b/>
                <w:bCs/>
                <w:noProof/>
                <w:sz w:val="20"/>
                <w:szCs w:val="20"/>
              </w:rPr>
              <w:t>Week</w:t>
            </w:r>
            <w:r w:rsidRPr="007F0688">
              <w:rPr>
                <w:rFonts w:ascii="Calibri Light" w:hAnsi="Calibri Light" w:cstheme="minorHAnsi"/>
                <w:b/>
                <w:bCs/>
                <w:noProof/>
                <w:spacing w:val="-1"/>
                <w:sz w:val="20"/>
                <w:szCs w:val="20"/>
              </w:rPr>
              <w:t xml:space="preserve"> </w:t>
            </w:r>
            <w:r w:rsidRPr="007F0688">
              <w:rPr>
                <w:rFonts w:ascii="Calibri Light" w:hAnsi="Calibri Light" w:cstheme="minorHAnsi"/>
                <w:b/>
                <w:bCs/>
                <w:noProof/>
                <w:sz w:val="20"/>
                <w:szCs w:val="20"/>
              </w:rPr>
              <w:t>|</w:t>
            </w:r>
          </w:p>
          <w:p w14:paraId="57B8135C" w14:textId="77777777" w:rsidR="004B193B" w:rsidRPr="007F0688" w:rsidRDefault="004A49BF" w:rsidP="00F25567">
            <w:pPr>
              <w:pStyle w:val="TableParagraph"/>
              <w:ind w:left="158"/>
              <w:jc w:val="center"/>
              <w:rPr>
                <w:rFonts w:ascii="Calibri Light" w:hAnsi="Calibri Light" w:cstheme="minorHAnsi"/>
                <w:b/>
                <w:bCs/>
                <w:noProof/>
                <w:sz w:val="20"/>
                <w:szCs w:val="20"/>
              </w:rPr>
            </w:pPr>
            <w:r w:rsidRPr="007F0688">
              <w:rPr>
                <w:rFonts w:ascii="Calibri Light" w:hAnsi="Calibri Light" w:cstheme="minorHAnsi"/>
                <w:b/>
                <w:bCs/>
                <w:noProof/>
                <w:sz w:val="20"/>
                <w:szCs w:val="20"/>
              </w:rPr>
              <w:t>კვირა</w:t>
            </w:r>
          </w:p>
        </w:tc>
        <w:tc>
          <w:tcPr>
            <w:tcW w:w="5400" w:type="dxa"/>
            <w:shd w:val="clear" w:color="auto" w:fill="002060"/>
          </w:tcPr>
          <w:p w14:paraId="4BCB8BFC" w14:textId="77777777" w:rsidR="004B193B" w:rsidRPr="007F0688" w:rsidRDefault="004B193B">
            <w:pPr>
              <w:pStyle w:val="TableParagraph"/>
              <w:spacing w:before="2"/>
              <w:rPr>
                <w:rFonts w:ascii="Calibri Light" w:hAnsi="Calibri Light" w:cstheme="minorHAnsi"/>
                <w:b/>
                <w:bCs/>
                <w:noProof/>
                <w:sz w:val="20"/>
                <w:szCs w:val="20"/>
              </w:rPr>
            </w:pPr>
          </w:p>
          <w:p w14:paraId="5AC61B09" w14:textId="77777777" w:rsidR="004B193B" w:rsidRPr="007F0688" w:rsidRDefault="004A49BF" w:rsidP="00716C4E">
            <w:pPr>
              <w:pStyle w:val="TableParagraph"/>
              <w:ind w:left="1739"/>
              <w:rPr>
                <w:rFonts w:ascii="Calibri Light" w:hAnsi="Calibri Light" w:cstheme="minorHAnsi"/>
                <w:b/>
                <w:bCs/>
                <w:noProof/>
                <w:sz w:val="20"/>
                <w:szCs w:val="20"/>
              </w:rPr>
            </w:pPr>
            <w:r w:rsidRPr="007F0688">
              <w:rPr>
                <w:rFonts w:ascii="Calibri Light" w:hAnsi="Calibri Light" w:cstheme="minorHAnsi"/>
                <w:b/>
                <w:bCs/>
                <w:noProof/>
                <w:sz w:val="20"/>
                <w:szCs w:val="20"/>
              </w:rPr>
              <w:t>Topics</w:t>
            </w:r>
            <w:r w:rsidRPr="007F0688">
              <w:rPr>
                <w:rFonts w:ascii="Calibri Light" w:hAnsi="Calibri Light" w:cstheme="minorHAnsi"/>
                <w:b/>
                <w:bCs/>
                <w:noProof/>
                <w:spacing w:val="-4"/>
                <w:sz w:val="20"/>
                <w:szCs w:val="20"/>
              </w:rPr>
              <w:t xml:space="preserve"> </w:t>
            </w:r>
            <w:r w:rsidRPr="007F0688">
              <w:rPr>
                <w:rFonts w:ascii="Calibri Light" w:hAnsi="Calibri Light" w:cstheme="minorHAnsi"/>
                <w:b/>
                <w:bCs/>
                <w:noProof/>
                <w:sz w:val="20"/>
                <w:szCs w:val="20"/>
              </w:rPr>
              <w:t>| საკითხები</w:t>
            </w:r>
          </w:p>
        </w:tc>
        <w:tc>
          <w:tcPr>
            <w:tcW w:w="3870" w:type="dxa"/>
            <w:shd w:val="clear" w:color="auto" w:fill="002060"/>
          </w:tcPr>
          <w:p w14:paraId="7D0815F6" w14:textId="77777777" w:rsidR="004B193B" w:rsidRPr="007F0688" w:rsidRDefault="004A49BF">
            <w:pPr>
              <w:pStyle w:val="TableParagraph"/>
              <w:spacing w:before="1" w:line="284" w:lineRule="exact"/>
              <w:ind w:left="196" w:right="190"/>
              <w:jc w:val="center"/>
              <w:rPr>
                <w:rFonts w:ascii="Calibri Light" w:hAnsi="Calibri Light" w:cstheme="minorHAnsi"/>
                <w:b/>
                <w:bCs/>
                <w:noProof/>
                <w:sz w:val="20"/>
                <w:szCs w:val="20"/>
              </w:rPr>
            </w:pPr>
            <w:r w:rsidRPr="007F0688">
              <w:rPr>
                <w:rFonts w:ascii="Calibri Light" w:hAnsi="Calibri Light" w:cstheme="minorHAnsi"/>
                <w:b/>
                <w:bCs/>
                <w:noProof/>
                <w:sz w:val="20"/>
                <w:szCs w:val="20"/>
              </w:rPr>
              <w:t>Activities</w:t>
            </w:r>
            <w:r w:rsidRPr="007F0688">
              <w:rPr>
                <w:rFonts w:ascii="Calibri Light" w:hAnsi="Calibri Light" w:cstheme="minorHAnsi"/>
                <w:b/>
                <w:bCs/>
                <w:noProof/>
                <w:spacing w:val="-3"/>
                <w:sz w:val="20"/>
                <w:szCs w:val="20"/>
              </w:rPr>
              <w:t xml:space="preserve"> </w:t>
            </w:r>
            <w:r w:rsidRPr="007F0688">
              <w:rPr>
                <w:rFonts w:ascii="Calibri Light" w:hAnsi="Calibri Light" w:cstheme="minorHAnsi"/>
                <w:b/>
                <w:bCs/>
                <w:noProof/>
                <w:sz w:val="20"/>
                <w:szCs w:val="20"/>
              </w:rPr>
              <w:t>|</w:t>
            </w:r>
            <w:r w:rsidRPr="007F0688">
              <w:rPr>
                <w:rFonts w:ascii="Calibri Light" w:hAnsi="Calibri Light" w:cstheme="minorHAnsi"/>
                <w:b/>
                <w:bCs/>
                <w:noProof/>
                <w:spacing w:val="-3"/>
                <w:sz w:val="20"/>
                <w:szCs w:val="20"/>
              </w:rPr>
              <w:t xml:space="preserve"> </w:t>
            </w:r>
            <w:r w:rsidRPr="007F0688">
              <w:rPr>
                <w:rFonts w:ascii="Calibri Light" w:hAnsi="Calibri Light" w:cstheme="minorHAnsi"/>
                <w:b/>
                <w:bCs/>
                <w:noProof/>
                <w:sz w:val="20"/>
                <w:szCs w:val="20"/>
              </w:rPr>
              <w:t>აქტივობები</w:t>
            </w:r>
          </w:p>
          <w:p w14:paraId="3A3F7B93" w14:textId="77777777" w:rsidR="004B193B" w:rsidRPr="007F0688" w:rsidRDefault="004A49BF">
            <w:pPr>
              <w:pStyle w:val="TableParagraph"/>
              <w:spacing w:line="265" w:lineRule="exact"/>
              <w:ind w:left="196" w:right="195"/>
              <w:jc w:val="center"/>
              <w:rPr>
                <w:rFonts w:ascii="Calibri Light" w:hAnsi="Calibri Light" w:cstheme="minorHAnsi"/>
                <w:b/>
                <w:bCs/>
                <w:noProof/>
                <w:sz w:val="20"/>
                <w:szCs w:val="20"/>
              </w:rPr>
            </w:pPr>
            <w:r w:rsidRPr="007F0688">
              <w:rPr>
                <w:rFonts w:ascii="Calibri Light" w:hAnsi="Calibri Light" w:cstheme="minorHAnsi"/>
                <w:b/>
                <w:bCs/>
                <w:noProof/>
                <w:w w:val="95"/>
                <w:sz w:val="20"/>
                <w:szCs w:val="20"/>
              </w:rPr>
              <w:t>Lecture, Seminar, Quiz, Presentation</w:t>
            </w:r>
            <w:r w:rsidRPr="007F0688">
              <w:rPr>
                <w:rFonts w:ascii="Calibri Light" w:hAnsi="Calibri Light" w:cstheme="minorHAnsi"/>
                <w:b/>
                <w:bCs/>
                <w:noProof/>
                <w:spacing w:val="-1"/>
                <w:w w:val="95"/>
                <w:sz w:val="20"/>
                <w:szCs w:val="20"/>
              </w:rPr>
              <w:t xml:space="preserve"> </w:t>
            </w:r>
            <w:r w:rsidRPr="007F0688">
              <w:rPr>
                <w:rFonts w:ascii="Calibri Light" w:hAnsi="Calibri Light" w:cstheme="minorHAnsi"/>
                <w:b/>
                <w:bCs/>
                <w:noProof/>
                <w:w w:val="95"/>
                <w:sz w:val="20"/>
                <w:szCs w:val="20"/>
              </w:rPr>
              <w:t>and etc.</w:t>
            </w:r>
            <w:r w:rsidRPr="007F0688">
              <w:rPr>
                <w:rFonts w:ascii="Calibri Light" w:hAnsi="Calibri Light" w:cstheme="minorHAnsi"/>
                <w:b/>
                <w:bCs/>
                <w:noProof/>
                <w:spacing w:val="4"/>
                <w:w w:val="95"/>
                <w:sz w:val="20"/>
                <w:szCs w:val="20"/>
              </w:rPr>
              <w:t xml:space="preserve"> </w:t>
            </w:r>
            <w:r w:rsidRPr="007F0688">
              <w:rPr>
                <w:rFonts w:ascii="Calibri Light" w:hAnsi="Calibri Light" w:cstheme="minorHAnsi"/>
                <w:b/>
                <w:bCs/>
                <w:noProof/>
                <w:w w:val="95"/>
                <w:sz w:val="20"/>
                <w:szCs w:val="20"/>
              </w:rPr>
              <w:t>|</w:t>
            </w:r>
          </w:p>
          <w:p w14:paraId="30747DF6" w14:textId="77777777" w:rsidR="004B193B" w:rsidRPr="007F0688" w:rsidRDefault="004A49BF">
            <w:pPr>
              <w:pStyle w:val="TableParagraph"/>
              <w:spacing w:line="263" w:lineRule="exact"/>
              <w:ind w:left="196" w:right="193"/>
              <w:jc w:val="center"/>
              <w:rPr>
                <w:rFonts w:ascii="Calibri Light" w:hAnsi="Calibri Light" w:cstheme="minorHAnsi"/>
                <w:b/>
                <w:bCs/>
                <w:noProof/>
                <w:sz w:val="20"/>
                <w:szCs w:val="20"/>
              </w:rPr>
            </w:pPr>
            <w:r w:rsidRPr="007F0688">
              <w:rPr>
                <w:rFonts w:ascii="Calibri Light" w:hAnsi="Calibri Light" w:cstheme="minorHAnsi"/>
                <w:b/>
                <w:bCs/>
                <w:noProof/>
                <w:w w:val="95"/>
                <w:sz w:val="20"/>
                <w:szCs w:val="20"/>
              </w:rPr>
              <w:t>ლექცია,</w:t>
            </w:r>
            <w:r w:rsidRPr="007F0688">
              <w:rPr>
                <w:rFonts w:ascii="Calibri Light" w:hAnsi="Calibri Light" w:cstheme="minorHAnsi"/>
                <w:b/>
                <w:bCs/>
                <w:noProof/>
                <w:spacing w:val="-3"/>
                <w:w w:val="95"/>
                <w:sz w:val="20"/>
                <w:szCs w:val="20"/>
              </w:rPr>
              <w:t xml:space="preserve"> </w:t>
            </w:r>
            <w:r w:rsidRPr="007F0688">
              <w:rPr>
                <w:rFonts w:ascii="Calibri Light" w:hAnsi="Calibri Light" w:cstheme="minorHAnsi"/>
                <w:b/>
                <w:bCs/>
                <w:noProof/>
                <w:w w:val="95"/>
                <w:sz w:val="20"/>
                <w:szCs w:val="20"/>
              </w:rPr>
              <w:t>სემინარი,</w:t>
            </w:r>
            <w:r w:rsidRPr="007F0688">
              <w:rPr>
                <w:rFonts w:ascii="Calibri Light" w:hAnsi="Calibri Light" w:cstheme="minorHAnsi"/>
                <w:b/>
                <w:bCs/>
                <w:noProof/>
                <w:spacing w:val="-2"/>
                <w:w w:val="95"/>
                <w:sz w:val="20"/>
                <w:szCs w:val="20"/>
              </w:rPr>
              <w:t xml:space="preserve"> </w:t>
            </w:r>
            <w:r w:rsidRPr="007F0688">
              <w:rPr>
                <w:rFonts w:ascii="Calibri Light" w:hAnsi="Calibri Light" w:cstheme="minorHAnsi"/>
                <w:b/>
                <w:bCs/>
                <w:noProof/>
                <w:w w:val="95"/>
                <w:sz w:val="20"/>
                <w:szCs w:val="20"/>
              </w:rPr>
              <w:t>ქვიზი,</w:t>
            </w:r>
            <w:r w:rsidRPr="007F0688">
              <w:rPr>
                <w:rFonts w:ascii="Calibri Light" w:hAnsi="Calibri Light" w:cstheme="minorHAnsi"/>
                <w:b/>
                <w:bCs/>
                <w:noProof/>
                <w:spacing w:val="-2"/>
                <w:w w:val="95"/>
                <w:sz w:val="20"/>
                <w:szCs w:val="20"/>
              </w:rPr>
              <w:t xml:space="preserve"> </w:t>
            </w:r>
            <w:r w:rsidRPr="007F0688">
              <w:rPr>
                <w:rFonts w:ascii="Calibri Light" w:hAnsi="Calibri Light" w:cstheme="minorHAnsi"/>
                <w:b/>
                <w:bCs/>
                <w:noProof/>
                <w:w w:val="95"/>
                <w:sz w:val="20"/>
                <w:szCs w:val="20"/>
              </w:rPr>
              <w:t>პრეზენტაცია</w:t>
            </w:r>
          </w:p>
          <w:p w14:paraId="00110BC1" w14:textId="77777777" w:rsidR="004B193B" w:rsidRPr="007F0688" w:rsidRDefault="004A49BF">
            <w:pPr>
              <w:pStyle w:val="TableParagraph"/>
              <w:spacing w:line="246" w:lineRule="exact"/>
              <w:ind w:left="196" w:right="195"/>
              <w:jc w:val="center"/>
              <w:rPr>
                <w:rFonts w:ascii="Calibri Light" w:hAnsi="Calibri Light" w:cstheme="minorHAnsi"/>
                <w:b/>
                <w:bCs/>
                <w:noProof/>
                <w:sz w:val="20"/>
                <w:szCs w:val="20"/>
              </w:rPr>
            </w:pPr>
            <w:r w:rsidRPr="007F0688">
              <w:rPr>
                <w:rFonts w:ascii="Calibri Light" w:hAnsi="Calibri Light" w:cstheme="minorHAnsi"/>
                <w:b/>
                <w:bCs/>
                <w:noProof/>
                <w:sz w:val="20"/>
                <w:szCs w:val="20"/>
              </w:rPr>
              <w:t>და.ა.შ.</w:t>
            </w:r>
          </w:p>
        </w:tc>
      </w:tr>
      <w:tr w:rsidR="00FB30C9" w:rsidRPr="00DF4731" w14:paraId="1138B590" w14:textId="77777777" w:rsidTr="00356086">
        <w:trPr>
          <w:gridAfter w:val="1"/>
          <w:wAfter w:w="7" w:type="dxa"/>
          <w:trHeight w:val="1317"/>
        </w:trPr>
        <w:tc>
          <w:tcPr>
            <w:tcW w:w="1710" w:type="dxa"/>
            <w:shd w:val="clear" w:color="auto" w:fill="F1F1F1"/>
            <w:vAlign w:val="center"/>
          </w:tcPr>
          <w:p w14:paraId="2C8BFB07" w14:textId="77777777" w:rsidR="00F25567" w:rsidRPr="00DF4731" w:rsidRDefault="00F25567" w:rsidP="00356086">
            <w:pPr>
              <w:jc w:val="center"/>
              <w:rPr>
                <w:rFonts w:ascii="Calibri Light" w:hAnsi="Calibri Light" w:cstheme="minorHAnsi"/>
                <w:noProof/>
                <w:sz w:val="20"/>
                <w:szCs w:val="20"/>
              </w:rPr>
            </w:pPr>
          </w:p>
          <w:p w14:paraId="3B7142D3" w14:textId="63FE4438" w:rsidR="00FB30C9" w:rsidRPr="00DF4731" w:rsidRDefault="00FB30C9"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WEEK-1</w:t>
            </w:r>
          </w:p>
          <w:p w14:paraId="3F792DB6" w14:textId="77777777" w:rsidR="005D2F78" w:rsidRPr="00DF4731" w:rsidRDefault="005D2F78" w:rsidP="00356086">
            <w:pPr>
              <w:pStyle w:val="TableParagraph"/>
              <w:spacing w:before="1"/>
              <w:ind w:left="6"/>
              <w:jc w:val="center"/>
              <w:rPr>
                <w:rFonts w:ascii="Calibri Light" w:hAnsi="Calibri Light" w:cstheme="minorHAnsi"/>
                <w:noProof/>
                <w:sz w:val="20"/>
                <w:szCs w:val="20"/>
              </w:rPr>
            </w:pPr>
          </w:p>
          <w:p w14:paraId="7F820B55" w14:textId="37801B2D" w:rsidR="00FB30C9" w:rsidRPr="00DF4731" w:rsidRDefault="00FB30C9" w:rsidP="00356086">
            <w:pPr>
              <w:pStyle w:val="TableParagraph"/>
              <w:spacing w:before="1"/>
              <w:ind w:left="6"/>
              <w:jc w:val="center"/>
              <w:rPr>
                <w:rFonts w:ascii="Calibri Light" w:hAnsi="Calibri Light" w:cstheme="minorHAnsi"/>
                <w:noProof/>
                <w:sz w:val="20"/>
                <w:szCs w:val="20"/>
              </w:rPr>
            </w:pPr>
          </w:p>
        </w:tc>
        <w:tc>
          <w:tcPr>
            <w:tcW w:w="5400" w:type="dxa"/>
          </w:tcPr>
          <w:p w14:paraId="73F4DB39" w14:textId="77777777" w:rsidR="009714B3" w:rsidRPr="00DF4731" w:rsidRDefault="0003517D" w:rsidP="004576ED">
            <w:pPr>
              <w:pStyle w:val="TableParagraph"/>
              <w:ind w:left="93" w:right="167" w:firstLine="99"/>
              <w:jc w:val="both"/>
              <w:rPr>
                <w:rFonts w:ascii="Calibri Light" w:hAnsi="Calibri Light" w:cstheme="minorHAnsi"/>
                <w:b/>
                <w:noProof/>
                <w:sz w:val="20"/>
                <w:szCs w:val="20"/>
              </w:rPr>
            </w:pPr>
            <w:r w:rsidRPr="00DF4731">
              <w:rPr>
                <w:rFonts w:ascii="Calibri Light" w:hAnsi="Calibri Light" w:cstheme="minorHAnsi"/>
                <w:b/>
                <w:noProof/>
                <w:sz w:val="20"/>
                <w:szCs w:val="20"/>
              </w:rPr>
              <w:t>Chp. 1 Introduction: Why Project Management?</w:t>
            </w:r>
          </w:p>
          <w:p w14:paraId="45760800" w14:textId="486208B5" w:rsidR="0003517D" w:rsidRPr="00DF4731" w:rsidRDefault="0003517D" w:rsidP="004576ED">
            <w:pPr>
              <w:pStyle w:val="TableParagraph"/>
              <w:ind w:left="93" w:right="167" w:firstLine="99"/>
              <w:jc w:val="both"/>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64E29201" w14:textId="77777777" w:rsidR="0003517D" w:rsidRPr="00DF4731" w:rsidRDefault="0003517D" w:rsidP="004576ED">
            <w:pPr>
              <w:pStyle w:val="TableParagraph"/>
              <w:ind w:left="93" w:right="167" w:firstLine="99"/>
              <w:jc w:val="both"/>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6228A234" w14:textId="00A61BFD" w:rsidR="009714B3" w:rsidRPr="00DF4731" w:rsidRDefault="009714B3" w:rsidP="004576ED">
            <w:pPr>
              <w:pStyle w:val="TableParagraph"/>
              <w:ind w:left="93" w:right="167" w:firstLine="99"/>
              <w:jc w:val="both"/>
              <w:rPr>
                <w:rFonts w:ascii="Calibri Light" w:hAnsi="Calibri Light" w:cstheme="minorHAnsi"/>
                <w:b/>
                <w:noProof/>
                <w:sz w:val="20"/>
                <w:szCs w:val="20"/>
              </w:rPr>
            </w:pPr>
            <w:r w:rsidRPr="00DF4731">
              <w:rPr>
                <w:rFonts w:ascii="Calibri Light" w:hAnsi="Calibri Light" w:cstheme="minorHAnsi"/>
                <w:b/>
                <w:noProof/>
                <w:sz w:val="20"/>
                <w:szCs w:val="20"/>
              </w:rPr>
              <w:t xml:space="preserve">(pp.:1 – 37) </w:t>
            </w:r>
          </w:p>
          <w:p w14:paraId="45DF8967" w14:textId="669DF64D" w:rsidR="001F4002" w:rsidRPr="00DF4731" w:rsidRDefault="00175604" w:rsidP="00392252">
            <w:pPr>
              <w:pStyle w:val="TableParagraph"/>
              <w:numPr>
                <w:ilvl w:val="0"/>
                <w:numId w:val="27"/>
              </w:numPr>
              <w:ind w:right="167"/>
              <w:jc w:val="both"/>
              <w:rPr>
                <w:rFonts w:ascii="Calibri Light" w:hAnsi="Calibri Light" w:cstheme="minorHAnsi"/>
                <w:noProof/>
                <w:sz w:val="20"/>
                <w:szCs w:val="20"/>
              </w:rPr>
            </w:pPr>
            <w:r w:rsidRPr="00DF4731">
              <w:rPr>
                <w:rFonts w:ascii="Calibri Light" w:hAnsi="Calibri Light" w:cstheme="minorHAnsi"/>
                <w:noProof/>
                <w:sz w:val="20"/>
                <w:szCs w:val="20"/>
              </w:rPr>
              <w:t>What is a Project</w:t>
            </w:r>
          </w:p>
          <w:p w14:paraId="2BA70112" w14:textId="327D3FA9" w:rsidR="001F4002" w:rsidRPr="00DF4731" w:rsidRDefault="00175604" w:rsidP="00392252">
            <w:pPr>
              <w:pStyle w:val="TableParagraph"/>
              <w:numPr>
                <w:ilvl w:val="0"/>
                <w:numId w:val="27"/>
              </w:numPr>
              <w:ind w:right="167"/>
              <w:jc w:val="both"/>
              <w:rPr>
                <w:rFonts w:ascii="Calibri Light" w:hAnsi="Calibri Light" w:cstheme="minorHAnsi"/>
                <w:noProof/>
                <w:sz w:val="20"/>
                <w:szCs w:val="20"/>
              </w:rPr>
            </w:pPr>
            <w:r w:rsidRPr="00DF4731">
              <w:rPr>
                <w:rFonts w:ascii="Calibri Light" w:hAnsi="Calibri Light" w:cstheme="minorHAnsi"/>
                <w:noProof/>
                <w:sz w:val="20"/>
                <w:szCs w:val="20"/>
              </w:rPr>
              <w:t>Project Life Cycles</w:t>
            </w:r>
          </w:p>
          <w:p w14:paraId="67BFAEDB" w14:textId="29EB70C2" w:rsidR="009714B3" w:rsidRPr="00DF4731" w:rsidRDefault="00175604" w:rsidP="00392252">
            <w:pPr>
              <w:pStyle w:val="TableParagraph"/>
              <w:numPr>
                <w:ilvl w:val="0"/>
                <w:numId w:val="27"/>
              </w:numPr>
              <w:ind w:right="167"/>
              <w:jc w:val="both"/>
              <w:rPr>
                <w:rFonts w:ascii="Calibri Light" w:hAnsi="Calibri Light" w:cstheme="minorHAnsi"/>
                <w:noProof/>
                <w:sz w:val="20"/>
                <w:szCs w:val="20"/>
              </w:rPr>
            </w:pPr>
            <w:r w:rsidRPr="00DF4731">
              <w:rPr>
                <w:rFonts w:ascii="Calibri Light" w:hAnsi="Calibri Light" w:cstheme="minorHAnsi"/>
                <w:noProof/>
                <w:sz w:val="20"/>
                <w:szCs w:val="20"/>
              </w:rPr>
              <w:t>Project Elements and Text Organization</w:t>
            </w:r>
          </w:p>
        </w:tc>
        <w:tc>
          <w:tcPr>
            <w:tcW w:w="3870" w:type="dxa"/>
          </w:tcPr>
          <w:p w14:paraId="64CF2A10" w14:textId="4D8D3584" w:rsidR="00465074" w:rsidRPr="00DF4731" w:rsidRDefault="00465074" w:rsidP="00465074">
            <w:pPr>
              <w:pStyle w:val="TableParagraph"/>
              <w:spacing w:line="228" w:lineRule="auto"/>
              <w:ind w:right="883"/>
              <w:rPr>
                <w:rFonts w:ascii="Calibri Light" w:hAnsi="Calibri Light" w:cstheme="minorHAnsi"/>
                <w:noProof/>
                <w:sz w:val="20"/>
                <w:szCs w:val="20"/>
              </w:rPr>
            </w:pPr>
            <w:r w:rsidRPr="00DF4731">
              <w:rPr>
                <w:rFonts w:ascii="Calibri Light" w:hAnsi="Calibri Light" w:cstheme="minorHAnsi"/>
                <w:noProof/>
                <w:sz w:val="20"/>
                <w:szCs w:val="20"/>
              </w:rPr>
              <w:t xml:space="preserve">  Lecture</w:t>
            </w:r>
          </w:p>
          <w:p w14:paraId="7A8D8E63" w14:textId="77777777" w:rsidR="00465074" w:rsidRPr="00DF4731" w:rsidRDefault="00465074" w:rsidP="00465074">
            <w:pPr>
              <w:pStyle w:val="TableParagraph"/>
              <w:spacing w:line="261" w:lineRule="exact"/>
              <w:ind w:left="105"/>
              <w:rPr>
                <w:rFonts w:ascii="Calibri Light" w:hAnsi="Calibri Light" w:cstheme="minorHAnsi"/>
                <w:noProof/>
                <w:sz w:val="20"/>
                <w:szCs w:val="20"/>
              </w:rPr>
            </w:pPr>
            <w:r w:rsidRPr="00DF4731">
              <w:rPr>
                <w:rFonts w:ascii="Calibri Light" w:hAnsi="Calibri Light" w:cstheme="minorHAnsi"/>
                <w:noProof/>
                <w:sz w:val="20"/>
                <w:szCs w:val="20"/>
              </w:rPr>
              <w:t>Seminar</w:t>
            </w:r>
          </w:p>
          <w:p w14:paraId="4F41204D" w14:textId="77777777" w:rsidR="00706E2E" w:rsidRPr="00DF4731" w:rsidRDefault="00706E2E" w:rsidP="00706E2E">
            <w:pPr>
              <w:pStyle w:val="TableParagraph"/>
              <w:spacing w:line="247" w:lineRule="exact"/>
              <w:ind w:left="105"/>
              <w:rPr>
                <w:rFonts w:ascii="Calibri Light" w:hAnsi="Calibri Light" w:cstheme="minorHAnsi"/>
                <w:noProof/>
                <w:w w:val="95"/>
                <w:sz w:val="20"/>
                <w:szCs w:val="20"/>
              </w:rPr>
            </w:pPr>
            <w:r w:rsidRPr="00DF4731">
              <w:rPr>
                <w:rFonts w:ascii="Calibri Light" w:hAnsi="Calibri Light" w:cstheme="minorHAnsi"/>
                <w:noProof/>
                <w:w w:val="95"/>
                <w:sz w:val="20"/>
                <w:szCs w:val="20"/>
              </w:rPr>
              <w:t>Understanding Team</w:t>
            </w:r>
            <w:r w:rsidRPr="00DF4731">
              <w:rPr>
                <w:rFonts w:ascii="Calibri Light" w:hAnsi="Calibri Light" w:cstheme="minorHAnsi"/>
                <w:noProof/>
                <w:spacing w:val="-2"/>
                <w:w w:val="95"/>
                <w:sz w:val="20"/>
                <w:szCs w:val="20"/>
              </w:rPr>
              <w:t xml:space="preserve"> </w:t>
            </w:r>
            <w:r w:rsidRPr="00DF4731">
              <w:rPr>
                <w:rFonts w:ascii="Calibri Light" w:hAnsi="Calibri Light" w:cstheme="minorHAnsi"/>
                <w:noProof/>
                <w:w w:val="95"/>
                <w:sz w:val="20"/>
                <w:szCs w:val="20"/>
              </w:rPr>
              <w:t>Project</w:t>
            </w:r>
            <w:r w:rsidRPr="00DF4731">
              <w:rPr>
                <w:rFonts w:ascii="Calibri Light" w:hAnsi="Calibri Light" w:cstheme="minorHAnsi"/>
                <w:noProof/>
                <w:spacing w:val="-2"/>
                <w:w w:val="95"/>
                <w:sz w:val="20"/>
                <w:szCs w:val="20"/>
              </w:rPr>
              <w:t xml:space="preserve"> </w:t>
            </w:r>
            <w:r w:rsidRPr="00DF4731">
              <w:rPr>
                <w:rFonts w:ascii="Calibri Light" w:hAnsi="Calibri Light" w:cstheme="minorHAnsi"/>
                <w:noProof/>
                <w:w w:val="95"/>
                <w:sz w:val="20"/>
                <w:szCs w:val="20"/>
              </w:rPr>
              <w:t>Assignment</w:t>
            </w:r>
          </w:p>
          <w:p w14:paraId="75397746" w14:textId="77777777" w:rsidR="00465074" w:rsidRPr="00DF4731" w:rsidRDefault="00465074" w:rsidP="0003517D">
            <w:pPr>
              <w:pStyle w:val="TableParagraph"/>
              <w:spacing w:line="247" w:lineRule="exact"/>
              <w:ind w:left="105"/>
              <w:jc w:val="right"/>
              <w:rPr>
                <w:rFonts w:ascii="Calibri Light" w:hAnsi="Calibri Light" w:cstheme="minorHAnsi"/>
                <w:noProof/>
                <w:w w:val="95"/>
                <w:sz w:val="20"/>
                <w:szCs w:val="20"/>
              </w:rPr>
            </w:pPr>
          </w:p>
          <w:p w14:paraId="20626C35" w14:textId="77777777" w:rsidR="00465074" w:rsidRPr="00DF4731" w:rsidRDefault="00465074" w:rsidP="00E34BEC">
            <w:pPr>
              <w:pStyle w:val="TableParagraph"/>
              <w:spacing w:line="247" w:lineRule="exact"/>
              <w:rPr>
                <w:rFonts w:ascii="Calibri Light" w:hAnsi="Calibri Light" w:cstheme="minorHAnsi"/>
                <w:noProof/>
                <w:w w:val="95"/>
                <w:sz w:val="20"/>
                <w:szCs w:val="20"/>
              </w:rPr>
            </w:pPr>
          </w:p>
          <w:p w14:paraId="2F701BAC" w14:textId="77777777" w:rsidR="00465074" w:rsidRPr="00DF4731" w:rsidRDefault="00465074" w:rsidP="0003517D">
            <w:pPr>
              <w:pStyle w:val="TableParagraph"/>
              <w:spacing w:line="247" w:lineRule="exact"/>
              <w:ind w:left="105"/>
              <w:jc w:val="right"/>
              <w:rPr>
                <w:rFonts w:ascii="Calibri Light" w:hAnsi="Calibri Light" w:cstheme="minorHAnsi"/>
                <w:noProof/>
                <w:w w:val="95"/>
                <w:sz w:val="20"/>
                <w:szCs w:val="20"/>
              </w:rPr>
            </w:pPr>
          </w:p>
          <w:p w14:paraId="1E9D3CF8" w14:textId="7ADDF0E9" w:rsidR="00FB30C9" w:rsidRPr="00DF4731" w:rsidRDefault="0003517D" w:rsidP="002309CD">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Delivered by Prof. Akaki Kheladze</w:t>
            </w:r>
          </w:p>
        </w:tc>
      </w:tr>
      <w:tr w:rsidR="00FB30C9" w:rsidRPr="00DF4731" w14:paraId="49786A3D" w14:textId="77777777" w:rsidTr="00356086">
        <w:trPr>
          <w:gridAfter w:val="1"/>
          <w:wAfter w:w="7" w:type="dxa"/>
          <w:trHeight w:val="2024"/>
        </w:trPr>
        <w:tc>
          <w:tcPr>
            <w:tcW w:w="1710" w:type="dxa"/>
            <w:shd w:val="clear" w:color="auto" w:fill="F1F1F1"/>
            <w:vAlign w:val="center"/>
          </w:tcPr>
          <w:p w14:paraId="58522FBD" w14:textId="77777777" w:rsidR="00F25567" w:rsidRPr="00DF4731" w:rsidRDefault="00F25567" w:rsidP="00356086">
            <w:pPr>
              <w:jc w:val="center"/>
              <w:rPr>
                <w:rFonts w:ascii="Calibri Light" w:hAnsi="Calibri Light" w:cstheme="minorHAnsi"/>
                <w:noProof/>
                <w:sz w:val="20"/>
                <w:szCs w:val="20"/>
              </w:rPr>
            </w:pPr>
          </w:p>
          <w:p w14:paraId="1B3ECA80" w14:textId="2FD6A3AF" w:rsidR="00FB30C9" w:rsidRPr="00DF4731" w:rsidRDefault="00FB30C9"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WEEK-2</w:t>
            </w:r>
          </w:p>
          <w:p w14:paraId="479A0E85" w14:textId="5FFA0911" w:rsidR="001E5E78" w:rsidRPr="00DF4731" w:rsidRDefault="001E5E78" w:rsidP="00356086">
            <w:pPr>
              <w:pStyle w:val="TableParagraph"/>
              <w:spacing w:before="1"/>
              <w:ind w:left="6"/>
              <w:jc w:val="center"/>
              <w:rPr>
                <w:rFonts w:ascii="Calibri Light" w:hAnsi="Calibri Light" w:cstheme="minorHAnsi"/>
                <w:noProof/>
                <w:sz w:val="20"/>
                <w:szCs w:val="20"/>
              </w:rPr>
            </w:pPr>
          </w:p>
        </w:tc>
        <w:tc>
          <w:tcPr>
            <w:tcW w:w="5400" w:type="dxa"/>
          </w:tcPr>
          <w:p w14:paraId="6A401869" w14:textId="77777777" w:rsidR="00BA636D" w:rsidRPr="00DF4731" w:rsidRDefault="00BA636D" w:rsidP="004576ED">
            <w:pPr>
              <w:pStyle w:val="TableParagraph"/>
              <w:ind w:right="167" w:firstLine="99"/>
              <w:rPr>
                <w:rFonts w:ascii="Calibri Light" w:hAnsi="Calibri Light" w:cstheme="minorHAnsi"/>
                <w:b/>
                <w:noProof/>
                <w:sz w:val="20"/>
                <w:szCs w:val="20"/>
              </w:rPr>
            </w:pPr>
            <w:r w:rsidRPr="00DF4731">
              <w:rPr>
                <w:rFonts w:ascii="Calibri Light" w:hAnsi="Calibri Light" w:cstheme="minorHAnsi"/>
                <w:b/>
                <w:bCs/>
                <w:noProof/>
                <w:sz w:val="20"/>
                <w:szCs w:val="20"/>
              </w:rPr>
              <w:t>Chp. 3 Project Selection and Portfolio Management.</w:t>
            </w:r>
            <w:r w:rsidRPr="00DF4731">
              <w:rPr>
                <w:rFonts w:ascii="Calibri Light" w:hAnsi="Calibri Light" w:cstheme="minorHAnsi"/>
                <w:noProof/>
                <w:sz w:val="20"/>
                <w:szCs w:val="20"/>
              </w:rPr>
              <w:t xml:space="preserve"> </w:t>
            </w:r>
          </w:p>
          <w:p w14:paraId="37F5765F" w14:textId="77777777" w:rsidR="00BA636D" w:rsidRPr="00DF4731" w:rsidRDefault="00BA636D" w:rsidP="004576ED">
            <w:pPr>
              <w:pStyle w:val="TableParagraph"/>
              <w:ind w:right="167" w:firstLine="99"/>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5ECAE883" w14:textId="77777777" w:rsidR="00BA636D" w:rsidRPr="00DF4731" w:rsidRDefault="00BA636D" w:rsidP="004576ED">
            <w:pPr>
              <w:pStyle w:val="TableParagraph"/>
              <w:ind w:right="167" w:firstLine="99"/>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2946C6CD" w14:textId="77777777" w:rsidR="00BA636D" w:rsidRPr="00DF4731" w:rsidRDefault="00BA636D" w:rsidP="004576ED">
            <w:pPr>
              <w:pStyle w:val="TableParagraph"/>
              <w:ind w:right="167" w:firstLine="99"/>
              <w:rPr>
                <w:rFonts w:ascii="Calibri Light" w:hAnsi="Calibri Light" w:cstheme="minorHAnsi"/>
                <w:b/>
                <w:noProof/>
                <w:sz w:val="20"/>
                <w:szCs w:val="20"/>
              </w:rPr>
            </w:pPr>
            <w:r w:rsidRPr="00DF4731">
              <w:rPr>
                <w:rFonts w:ascii="Calibri Light" w:hAnsi="Calibri Light" w:cstheme="minorHAnsi"/>
                <w:b/>
                <w:noProof/>
                <w:sz w:val="20"/>
                <w:szCs w:val="20"/>
              </w:rPr>
              <w:t xml:space="preserve">(pp.:80 – 119) </w:t>
            </w:r>
          </w:p>
          <w:p w14:paraId="1B457ED1" w14:textId="77777777" w:rsidR="00BA636D" w:rsidRPr="00DF4731" w:rsidRDefault="00BA636D" w:rsidP="00392252">
            <w:pPr>
              <w:pStyle w:val="TableParagraph"/>
              <w:numPr>
                <w:ilvl w:val="0"/>
                <w:numId w:val="28"/>
              </w:numPr>
              <w:ind w:left="918" w:right="167"/>
              <w:rPr>
                <w:rFonts w:ascii="Calibri Light" w:hAnsi="Calibri Light" w:cstheme="minorHAnsi"/>
                <w:noProof/>
                <w:sz w:val="20"/>
                <w:szCs w:val="20"/>
              </w:rPr>
            </w:pPr>
            <w:r w:rsidRPr="00DF4731">
              <w:rPr>
                <w:rFonts w:ascii="Calibri Light" w:hAnsi="Calibri Light" w:cstheme="minorHAnsi"/>
                <w:noProof/>
                <w:sz w:val="20"/>
                <w:szCs w:val="20"/>
              </w:rPr>
              <w:t>Project Selection</w:t>
            </w:r>
          </w:p>
          <w:p w14:paraId="541ED152" w14:textId="77777777" w:rsidR="00BA636D" w:rsidRPr="00DF4731" w:rsidRDefault="00BA636D" w:rsidP="00392252">
            <w:pPr>
              <w:pStyle w:val="TableParagraph"/>
              <w:numPr>
                <w:ilvl w:val="0"/>
                <w:numId w:val="28"/>
              </w:numPr>
              <w:ind w:left="918" w:right="167"/>
              <w:rPr>
                <w:rFonts w:ascii="Calibri Light" w:hAnsi="Calibri Light" w:cstheme="minorHAnsi"/>
                <w:noProof/>
                <w:sz w:val="20"/>
                <w:szCs w:val="20"/>
              </w:rPr>
            </w:pPr>
            <w:r w:rsidRPr="00DF4731">
              <w:rPr>
                <w:rFonts w:ascii="Calibri Light" w:hAnsi="Calibri Light" w:cstheme="minorHAnsi"/>
                <w:noProof/>
                <w:sz w:val="20"/>
                <w:szCs w:val="20"/>
              </w:rPr>
              <w:t>Financial Models</w:t>
            </w:r>
          </w:p>
          <w:p w14:paraId="7C2BE528" w14:textId="47B5C2B6" w:rsidR="00716C4E" w:rsidRPr="00DF4731" w:rsidRDefault="00BA636D" w:rsidP="00392252">
            <w:pPr>
              <w:pStyle w:val="TableParagraph"/>
              <w:numPr>
                <w:ilvl w:val="0"/>
                <w:numId w:val="28"/>
              </w:numPr>
              <w:ind w:left="918" w:right="167"/>
              <w:rPr>
                <w:rFonts w:ascii="Calibri Light" w:hAnsi="Calibri Light" w:cstheme="minorHAnsi"/>
                <w:noProof/>
                <w:sz w:val="20"/>
                <w:szCs w:val="20"/>
              </w:rPr>
            </w:pPr>
            <w:r w:rsidRPr="00DF4731">
              <w:rPr>
                <w:rFonts w:ascii="Calibri Light" w:hAnsi="Calibri Light" w:cstheme="minorHAnsi"/>
                <w:noProof/>
                <w:sz w:val="20"/>
                <w:szCs w:val="20"/>
              </w:rPr>
              <w:t>Project Portfolio Management</w:t>
            </w:r>
          </w:p>
        </w:tc>
        <w:tc>
          <w:tcPr>
            <w:tcW w:w="3870" w:type="dxa"/>
          </w:tcPr>
          <w:p w14:paraId="5C5F08E5" w14:textId="2B6F4687" w:rsidR="004C28A0" w:rsidRPr="00DF4731" w:rsidRDefault="004C28A0" w:rsidP="004C28A0">
            <w:pPr>
              <w:pStyle w:val="TableParagraph"/>
              <w:spacing w:line="228" w:lineRule="auto"/>
              <w:ind w:right="883"/>
              <w:rPr>
                <w:rFonts w:ascii="Calibri Light" w:hAnsi="Calibri Light" w:cstheme="minorHAnsi"/>
                <w:noProof/>
                <w:sz w:val="20"/>
                <w:szCs w:val="20"/>
              </w:rPr>
            </w:pPr>
            <w:r w:rsidRPr="00DF4731">
              <w:rPr>
                <w:rFonts w:ascii="Calibri Light" w:hAnsi="Calibri Light" w:cstheme="minorHAnsi"/>
                <w:noProof/>
                <w:sz w:val="20"/>
                <w:szCs w:val="20"/>
              </w:rPr>
              <w:t xml:space="preserve">  Lecture</w:t>
            </w:r>
          </w:p>
          <w:p w14:paraId="6468A07B" w14:textId="77777777" w:rsidR="009820A6" w:rsidRPr="00DF4731" w:rsidRDefault="1C3F5AF5" w:rsidP="0334A0E0">
            <w:pPr>
              <w:pStyle w:val="TableParagraph"/>
              <w:spacing w:line="263" w:lineRule="exact"/>
              <w:ind w:left="105"/>
              <w:rPr>
                <w:rFonts w:ascii="Calibri Light" w:hAnsi="Calibri Light" w:cstheme="minorBidi"/>
                <w:b/>
                <w:bCs/>
                <w:noProof/>
                <w:w w:val="95"/>
                <w:sz w:val="20"/>
                <w:szCs w:val="20"/>
                <w:highlight w:val="yellow"/>
                <w:u w:val="single"/>
              </w:rPr>
            </w:pPr>
            <w:r w:rsidRPr="7DE1AF3A">
              <w:rPr>
                <w:rFonts w:ascii="Calibri Light" w:hAnsi="Calibri Light" w:cstheme="minorBidi"/>
                <w:b/>
                <w:bCs/>
                <w:noProof/>
                <w:w w:val="95"/>
                <w:sz w:val="20"/>
                <w:szCs w:val="20"/>
                <w:u w:val="single"/>
              </w:rPr>
              <w:t>TTF: Quiz #1</w:t>
            </w:r>
          </w:p>
          <w:p w14:paraId="66F17F5C" w14:textId="77777777" w:rsidR="009820A6" w:rsidRPr="00DF4731" w:rsidRDefault="009820A6" w:rsidP="004C28A0">
            <w:pPr>
              <w:pStyle w:val="TableParagraph"/>
              <w:spacing w:line="228" w:lineRule="auto"/>
              <w:ind w:right="883"/>
              <w:rPr>
                <w:rFonts w:ascii="Calibri Light" w:hAnsi="Calibri Light" w:cstheme="minorHAnsi"/>
                <w:noProof/>
                <w:sz w:val="20"/>
                <w:szCs w:val="20"/>
              </w:rPr>
            </w:pPr>
          </w:p>
          <w:p w14:paraId="44E52F5A" w14:textId="77777777" w:rsidR="004C28A0" w:rsidRPr="00DF4731" w:rsidRDefault="004C28A0" w:rsidP="004C28A0">
            <w:pPr>
              <w:pStyle w:val="TableParagraph"/>
              <w:spacing w:line="261" w:lineRule="exact"/>
              <w:ind w:left="105"/>
              <w:rPr>
                <w:rFonts w:ascii="Calibri Light" w:hAnsi="Calibri Light" w:cstheme="minorHAnsi"/>
                <w:noProof/>
                <w:sz w:val="20"/>
                <w:szCs w:val="20"/>
              </w:rPr>
            </w:pPr>
            <w:r w:rsidRPr="00DF4731">
              <w:rPr>
                <w:rFonts w:ascii="Calibri Light" w:hAnsi="Calibri Light" w:cstheme="minorHAnsi"/>
                <w:noProof/>
                <w:sz w:val="20"/>
                <w:szCs w:val="20"/>
              </w:rPr>
              <w:t>Seminar</w:t>
            </w:r>
          </w:p>
          <w:p w14:paraId="7FAAC47D" w14:textId="0AAF6C49" w:rsidR="0039634A" w:rsidRPr="00DF4731" w:rsidRDefault="0039634A" w:rsidP="00A3302D">
            <w:pPr>
              <w:pStyle w:val="TableParagraph"/>
              <w:spacing w:line="263" w:lineRule="exact"/>
              <w:ind w:left="105"/>
              <w:rPr>
                <w:rFonts w:ascii="Calibri Light" w:hAnsi="Calibri Light" w:cstheme="minorHAnsi"/>
                <w:b/>
                <w:bCs/>
                <w:noProof/>
                <w:w w:val="95"/>
                <w:sz w:val="20"/>
                <w:szCs w:val="20"/>
                <w:u w:val="single"/>
              </w:rPr>
            </w:pPr>
          </w:p>
          <w:p w14:paraId="27567AB2" w14:textId="61CA079E" w:rsidR="004C28A0" w:rsidRPr="00DF4731" w:rsidRDefault="0039634A" w:rsidP="00DF4731">
            <w:pPr>
              <w:pStyle w:val="TableParagraph"/>
              <w:spacing w:line="247" w:lineRule="exact"/>
              <w:ind w:left="105"/>
              <w:rPr>
                <w:rFonts w:ascii="Calibri Light" w:hAnsi="Calibri Light" w:cstheme="minorHAnsi"/>
                <w:noProof/>
                <w:w w:val="95"/>
                <w:sz w:val="20"/>
                <w:szCs w:val="20"/>
              </w:rPr>
            </w:pPr>
            <w:r w:rsidRPr="00DF4731">
              <w:rPr>
                <w:rFonts w:ascii="Calibri Light" w:hAnsi="Calibri Light" w:cstheme="minorHAnsi"/>
                <w:b/>
                <w:bCs/>
                <w:noProof/>
                <w:w w:val="95"/>
                <w:sz w:val="20"/>
                <w:szCs w:val="20"/>
                <w:u w:val="single"/>
              </w:rPr>
              <w:t>TTF: Class Assignment</w:t>
            </w:r>
            <w:r w:rsidR="004576ED">
              <w:rPr>
                <w:rFonts w:ascii="Calibri Light" w:hAnsi="Calibri Light" w:cstheme="minorHAnsi"/>
                <w:b/>
                <w:bCs/>
                <w:noProof/>
                <w:w w:val="95"/>
                <w:sz w:val="20"/>
                <w:szCs w:val="20"/>
                <w:u w:val="single"/>
              </w:rPr>
              <w:t xml:space="preserve"> #1</w:t>
            </w:r>
          </w:p>
          <w:p w14:paraId="712A04EF" w14:textId="77777777" w:rsidR="00716C4E" w:rsidRPr="00DF4731" w:rsidRDefault="00716C4E" w:rsidP="00716C4E">
            <w:pPr>
              <w:pStyle w:val="TableParagraph"/>
              <w:spacing w:line="241" w:lineRule="exact"/>
              <w:ind w:left="105"/>
              <w:jc w:val="center"/>
              <w:rPr>
                <w:rFonts w:ascii="Calibri Light" w:hAnsi="Calibri Light" w:cstheme="minorHAnsi"/>
                <w:noProof/>
                <w:w w:val="95"/>
                <w:sz w:val="20"/>
                <w:szCs w:val="20"/>
              </w:rPr>
            </w:pPr>
          </w:p>
          <w:p w14:paraId="2F181207" w14:textId="50712145" w:rsidR="00654DD6" w:rsidRPr="00DF4731" w:rsidRDefault="003342CF" w:rsidP="002309CD">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Delivered by Prof. Akaki Kheladze</w:t>
            </w:r>
          </w:p>
        </w:tc>
      </w:tr>
      <w:tr w:rsidR="001F4002" w:rsidRPr="00DF4731" w14:paraId="63EC86A2" w14:textId="77777777" w:rsidTr="00356086">
        <w:trPr>
          <w:gridAfter w:val="1"/>
          <w:wAfter w:w="7" w:type="dxa"/>
          <w:trHeight w:val="1317"/>
        </w:trPr>
        <w:tc>
          <w:tcPr>
            <w:tcW w:w="1710" w:type="dxa"/>
            <w:shd w:val="clear" w:color="auto" w:fill="F1F1F1"/>
            <w:vAlign w:val="center"/>
          </w:tcPr>
          <w:p w14:paraId="4E28E402" w14:textId="77777777" w:rsidR="001F4002" w:rsidRPr="00DF4731" w:rsidRDefault="001F4002" w:rsidP="00356086">
            <w:pPr>
              <w:jc w:val="center"/>
              <w:rPr>
                <w:rFonts w:ascii="Calibri Light" w:hAnsi="Calibri Light" w:cstheme="minorHAnsi"/>
                <w:noProof/>
                <w:sz w:val="20"/>
                <w:szCs w:val="20"/>
              </w:rPr>
            </w:pPr>
          </w:p>
          <w:p w14:paraId="5E58530F" w14:textId="2501B927" w:rsidR="001F4002"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WEEK-3</w:t>
            </w:r>
          </w:p>
          <w:p w14:paraId="549B69B6" w14:textId="77777777" w:rsidR="001F4002" w:rsidRPr="00DF4731" w:rsidRDefault="001F4002" w:rsidP="00356086">
            <w:pPr>
              <w:pStyle w:val="TableParagraph"/>
              <w:spacing w:before="1"/>
              <w:jc w:val="center"/>
              <w:rPr>
                <w:rFonts w:ascii="Calibri Light" w:hAnsi="Calibri Light" w:cstheme="minorHAnsi"/>
                <w:noProof/>
                <w:sz w:val="20"/>
                <w:szCs w:val="20"/>
              </w:rPr>
            </w:pPr>
          </w:p>
          <w:p w14:paraId="2B907BE1" w14:textId="20950340" w:rsidR="001F4002" w:rsidRPr="00DF4731" w:rsidRDefault="001F4002" w:rsidP="00356086">
            <w:pPr>
              <w:pStyle w:val="TableParagraph"/>
              <w:spacing w:before="1"/>
              <w:jc w:val="center"/>
              <w:rPr>
                <w:rFonts w:ascii="Calibri Light" w:hAnsi="Calibri Light" w:cstheme="minorHAnsi"/>
                <w:noProof/>
                <w:sz w:val="20"/>
                <w:szCs w:val="20"/>
              </w:rPr>
            </w:pPr>
          </w:p>
        </w:tc>
        <w:tc>
          <w:tcPr>
            <w:tcW w:w="5400" w:type="dxa"/>
          </w:tcPr>
          <w:p w14:paraId="1B4D5A77" w14:textId="77777777" w:rsidR="00BA636D" w:rsidRPr="00DF4731" w:rsidRDefault="00BA636D" w:rsidP="004576ED">
            <w:pPr>
              <w:pStyle w:val="TableParagraph"/>
              <w:ind w:left="93" w:right="167" w:firstLine="99"/>
              <w:jc w:val="both"/>
              <w:rPr>
                <w:rFonts w:ascii="Calibri Light" w:hAnsi="Calibri Light" w:cstheme="minorHAnsi"/>
                <w:b/>
                <w:bCs/>
                <w:noProof/>
                <w:sz w:val="20"/>
                <w:szCs w:val="20"/>
              </w:rPr>
            </w:pPr>
            <w:r w:rsidRPr="00DF4731">
              <w:rPr>
                <w:rFonts w:ascii="Calibri Light" w:hAnsi="Calibri Light" w:cstheme="minorHAnsi"/>
                <w:b/>
                <w:bCs/>
                <w:noProof/>
                <w:sz w:val="20"/>
                <w:szCs w:val="20"/>
              </w:rPr>
              <w:t xml:space="preserve">Chp. 2 The Oranizational Context:Strategy, Structure, and Culture. </w:t>
            </w:r>
          </w:p>
          <w:p w14:paraId="01944B7F" w14:textId="77777777" w:rsidR="00BA636D" w:rsidRPr="00DF4731" w:rsidRDefault="00BA636D" w:rsidP="004576ED">
            <w:pPr>
              <w:pStyle w:val="TableParagraph"/>
              <w:ind w:left="93" w:right="167" w:firstLine="99"/>
              <w:jc w:val="both"/>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3120E675" w14:textId="77777777" w:rsidR="00BA636D" w:rsidRPr="00DF4731" w:rsidRDefault="00BA636D" w:rsidP="004576ED">
            <w:pPr>
              <w:pStyle w:val="TableParagraph"/>
              <w:ind w:left="93" w:right="167" w:firstLine="99"/>
              <w:jc w:val="both"/>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5635ED7F" w14:textId="77777777" w:rsidR="00BA636D" w:rsidRPr="00DF4731" w:rsidRDefault="00BA636D" w:rsidP="004576ED">
            <w:pPr>
              <w:pStyle w:val="TableParagraph"/>
              <w:ind w:left="93" w:right="167" w:firstLine="99"/>
              <w:jc w:val="both"/>
              <w:rPr>
                <w:rFonts w:ascii="Calibri Light" w:hAnsi="Calibri Light" w:cstheme="minorHAnsi"/>
                <w:b/>
                <w:noProof/>
                <w:sz w:val="20"/>
                <w:szCs w:val="20"/>
              </w:rPr>
            </w:pPr>
            <w:r w:rsidRPr="00DF4731">
              <w:rPr>
                <w:rFonts w:ascii="Calibri Light" w:hAnsi="Calibri Light" w:cstheme="minorHAnsi"/>
                <w:b/>
                <w:noProof/>
                <w:sz w:val="20"/>
                <w:szCs w:val="20"/>
              </w:rPr>
              <w:t xml:space="preserve">(pp.:38 – 79) </w:t>
            </w:r>
          </w:p>
          <w:p w14:paraId="6DE5020E" w14:textId="77777777" w:rsidR="00BA636D" w:rsidRPr="00DF4731" w:rsidRDefault="00BA636D" w:rsidP="00392252">
            <w:pPr>
              <w:pStyle w:val="TableParagraph"/>
              <w:numPr>
                <w:ilvl w:val="0"/>
                <w:numId w:val="29"/>
              </w:numPr>
              <w:ind w:right="167"/>
              <w:jc w:val="both"/>
              <w:rPr>
                <w:rFonts w:ascii="Calibri Light" w:hAnsi="Calibri Light" w:cstheme="minorHAnsi"/>
                <w:noProof/>
                <w:sz w:val="20"/>
                <w:szCs w:val="20"/>
              </w:rPr>
            </w:pPr>
            <w:r w:rsidRPr="00DF4731">
              <w:rPr>
                <w:rFonts w:ascii="Calibri Light" w:hAnsi="Calibri Light" w:cstheme="minorHAnsi"/>
                <w:noProof/>
                <w:sz w:val="20"/>
                <w:szCs w:val="20"/>
              </w:rPr>
              <w:t>Project and Organizational Strategy</w:t>
            </w:r>
          </w:p>
          <w:p w14:paraId="058CBE3D" w14:textId="77777777" w:rsidR="00BA636D" w:rsidRPr="00DF4731" w:rsidRDefault="00BA636D" w:rsidP="00392252">
            <w:pPr>
              <w:pStyle w:val="TableParagraph"/>
              <w:numPr>
                <w:ilvl w:val="0"/>
                <w:numId w:val="29"/>
              </w:numPr>
              <w:ind w:right="167"/>
              <w:jc w:val="both"/>
              <w:rPr>
                <w:rFonts w:ascii="Calibri Light" w:hAnsi="Calibri Light" w:cstheme="minorHAnsi"/>
                <w:noProof/>
                <w:sz w:val="20"/>
                <w:szCs w:val="20"/>
              </w:rPr>
            </w:pPr>
            <w:r w:rsidRPr="00DF4731">
              <w:rPr>
                <w:rFonts w:ascii="Calibri Light" w:hAnsi="Calibri Light" w:cstheme="minorHAnsi"/>
                <w:noProof/>
                <w:sz w:val="20"/>
                <w:szCs w:val="20"/>
              </w:rPr>
              <w:t>Organizational Structure</w:t>
            </w:r>
          </w:p>
          <w:p w14:paraId="5E9A8072" w14:textId="398790FE" w:rsidR="003342CF" w:rsidRPr="00356086" w:rsidRDefault="00BA636D" w:rsidP="00356086">
            <w:pPr>
              <w:pStyle w:val="TableParagraph"/>
              <w:numPr>
                <w:ilvl w:val="0"/>
                <w:numId w:val="29"/>
              </w:numPr>
              <w:ind w:right="167"/>
              <w:jc w:val="both"/>
              <w:rPr>
                <w:rFonts w:ascii="Calibri Light" w:hAnsi="Calibri Light" w:cstheme="minorHAnsi"/>
                <w:noProof/>
                <w:sz w:val="20"/>
                <w:szCs w:val="20"/>
              </w:rPr>
            </w:pPr>
            <w:r w:rsidRPr="00DF4731">
              <w:rPr>
                <w:rFonts w:ascii="Calibri Light" w:hAnsi="Calibri Light" w:cstheme="minorHAnsi"/>
                <w:noProof/>
                <w:sz w:val="20"/>
                <w:szCs w:val="20"/>
              </w:rPr>
              <w:t>Organizational Culture</w:t>
            </w:r>
          </w:p>
        </w:tc>
        <w:tc>
          <w:tcPr>
            <w:tcW w:w="3870" w:type="dxa"/>
          </w:tcPr>
          <w:p w14:paraId="7ABEBC13" w14:textId="1E9D7AA5" w:rsidR="001F4002" w:rsidRPr="00DF4731" w:rsidRDefault="001F4002" w:rsidP="001F4002">
            <w:pPr>
              <w:pStyle w:val="TableParagraph"/>
              <w:spacing w:line="228" w:lineRule="auto"/>
              <w:ind w:right="883"/>
              <w:rPr>
                <w:rFonts w:ascii="Calibri Light" w:hAnsi="Calibri Light" w:cstheme="minorHAnsi"/>
                <w:noProof/>
                <w:sz w:val="20"/>
                <w:szCs w:val="20"/>
              </w:rPr>
            </w:pPr>
            <w:r w:rsidRPr="00DF4731">
              <w:rPr>
                <w:rFonts w:ascii="Calibri Light" w:hAnsi="Calibri Light" w:cstheme="minorHAnsi"/>
                <w:noProof/>
                <w:sz w:val="20"/>
                <w:szCs w:val="20"/>
              </w:rPr>
              <w:t xml:space="preserve">  Lecture</w:t>
            </w:r>
          </w:p>
          <w:p w14:paraId="2E9B2532" w14:textId="77777777" w:rsidR="00A3302D" w:rsidRPr="00DF4731" w:rsidRDefault="00A3302D" w:rsidP="001F4002">
            <w:pPr>
              <w:pStyle w:val="TableParagraph"/>
              <w:spacing w:line="261" w:lineRule="exact"/>
              <w:ind w:left="105"/>
              <w:rPr>
                <w:rFonts w:ascii="Calibri Light" w:hAnsi="Calibri Light" w:cstheme="minorHAnsi"/>
                <w:noProof/>
                <w:sz w:val="20"/>
                <w:szCs w:val="20"/>
              </w:rPr>
            </w:pPr>
          </w:p>
          <w:p w14:paraId="02421CA4" w14:textId="4D04075C" w:rsidR="001F4002" w:rsidRPr="00DF4731" w:rsidRDefault="001F4002" w:rsidP="001F4002">
            <w:pPr>
              <w:pStyle w:val="TableParagraph"/>
              <w:spacing w:line="261" w:lineRule="exact"/>
              <w:ind w:left="105"/>
              <w:rPr>
                <w:rFonts w:ascii="Calibri Light" w:hAnsi="Calibri Light" w:cstheme="minorHAnsi"/>
                <w:noProof/>
                <w:sz w:val="20"/>
                <w:szCs w:val="20"/>
              </w:rPr>
            </w:pPr>
            <w:r w:rsidRPr="00DF4731">
              <w:rPr>
                <w:rFonts w:ascii="Calibri Light" w:hAnsi="Calibri Light" w:cstheme="minorHAnsi"/>
                <w:noProof/>
                <w:sz w:val="20"/>
                <w:szCs w:val="20"/>
              </w:rPr>
              <w:t>Seminar</w:t>
            </w:r>
          </w:p>
          <w:p w14:paraId="1AB605AE" w14:textId="540499DC" w:rsidR="0039634A" w:rsidRPr="00DF4731" w:rsidRDefault="0039634A" w:rsidP="0039634A">
            <w:pPr>
              <w:pStyle w:val="TableParagraph"/>
              <w:spacing w:line="247" w:lineRule="exact"/>
              <w:ind w:left="105"/>
              <w:rPr>
                <w:rFonts w:ascii="Calibri Light" w:hAnsi="Calibri Light" w:cstheme="minorHAnsi"/>
                <w:noProof/>
                <w:sz w:val="20"/>
                <w:szCs w:val="20"/>
              </w:rPr>
            </w:pPr>
          </w:p>
          <w:p w14:paraId="0F3D61D1" w14:textId="1D1FB124" w:rsidR="009820A6" w:rsidRPr="00DF4731" w:rsidRDefault="003342CF" w:rsidP="003342CF">
            <w:pPr>
              <w:pStyle w:val="TableParagraph"/>
              <w:spacing w:line="247" w:lineRule="exact"/>
              <w:ind w:left="105"/>
              <w:rPr>
                <w:rFonts w:ascii="Calibri Light" w:hAnsi="Calibri Light" w:cstheme="minorHAnsi"/>
                <w:noProof/>
                <w:sz w:val="20"/>
                <w:szCs w:val="20"/>
              </w:rPr>
            </w:pPr>
            <w:r w:rsidRPr="00DF4731">
              <w:rPr>
                <w:rFonts w:ascii="Calibri Light" w:hAnsi="Calibri Light" w:cstheme="minorHAnsi"/>
                <w:b/>
                <w:bCs/>
                <w:noProof/>
                <w:w w:val="95"/>
                <w:sz w:val="20"/>
                <w:szCs w:val="20"/>
                <w:u w:val="single"/>
              </w:rPr>
              <w:t>TTF:</w:t>
            </w:r>
            <w:r w:rsidRPr="003342CF">
              <w:rPr>
                <w:rFonts w:ascii="Calibri Light" w:hAnsi="Calibri Light" w:cstheme="minorHAnsi"/>
                <w:b/>
                <w:bCs/>
                <w:noProof/>
                <w:w w:val="95"/>
                <w:sz w:val="20"/>
                <w:szCs w:val="20"/>
                <w:u w:val="single"/>
              </w:rPr>
              <w:t xml:space="preserve"> </w:t>
            </w:r>
            <w:r w:rsidR="009820A6" w:rsidRPr="003342CF">
              <w:rPr>
                <w:rFonts w:ascii="Calibri Light" w:hAnsi="Calibri Light" w:cstheme="minorHAnsi"/>
                <w:b/>
                <w:bCs/>
                <w:noProof/>
                <w:sz w:val="20"/>
                <w:szCs w:val="20"/>
                <w:u w:val="single"/>
              </w:rPr>
              <w:t>Work in progress presentation #1</w:t>
            </w:r>
          </w:p>
          <w:p w14:paraId="5CAC841E" w14:textId="77777777" w:rsidR="009820A6" w:rsidRPr="00DF4731" w:rsidRDefault="009820A6" w:rsidP="0039634A">
            <w:pPr>
              <w:pStyle w:val="TableParagraph"/>
              <w:spacing w:line="263" w:lineRule="exact"/>
              <w:ind w:left="105"/>
              <w:rPr>
                <w:rFonts w:ascii="Calibri Light" w:hAnsi="Calibri Light" w:cstheme="minorHAnsi"/>
                <w:noProof/>
                <w:sz w:val="20"/>
                <w:szCs w:val="20"/>
              </w:rPr>
            </w:pPr>
          </w:p>
          <w:p w14:paraId="2C079CD0" w14:textId="77777777" w:rsidR="001F4002" w:rsidRPr="00DF4731" w:rsidRDefault="001F4002" w:rsidP="001F4002">
            <w:pPr>
              <w:pStyle w:val="TableParagraph"/>
              <w:spacing w:line="261" w:lineRule="exact"/>
              <w:ind w:left="105"/>
              <w:jc w:val="right"/>
              <w:rPr>
                <w:rFonts w:ascii="Calibri Light" w:hAnsi="Calibri Light" w:cstheme="minorHAnsi"/>
                <w:noProof/>
                <w:sz w:val="20"/>
                <w:szCs w:val="20"/>
              </w:rPr>
            </w:pPr>
          </w:p>
          <w:p w14:paraId="614EDF82" w14:textId="77777777" w:rsidR="003342CF" w:rsidRDefault="003342CF" w:rsidP="002309CD">
            <w:pPr>
              <w:pStyle w:val="TableParagraph"/>
              <w:spacing w:line="242" w:lineRule="exact"/>
              <w:ind w:left="105"/>
              <w:jc w:val="right"/>
              <w:rPr>
                <w:rFonts w:ascii="Calibri Light" w:hAnsi="Calibri Light" w:cstheme="minorHAnsi"/>
                <w:noProof/>
                <w:sz w:val="20"/>
                <w:szCs w:val="20"/>
              </w:rPr>
            </w:pPr>
          </w:p>
          <w:p w14:paraId="637A3FC0" w14:textId="740790E7" w:rsidR="001F4002" w:rsidRPr="00DF4731" w:rsidRDefault="00B1739F" w:rsidP="002309CD">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sz w:val="20"/>
                <w:szCs w:val="20"/>
              </w:rPr>
              <w:t xml:space="preserve">Delivered by Prof. </w:t>
            </w:r>
            <w:r w:rsidR="00B655E3" w:rsidRPr="00DF4731">
              <w:rPr>
                <w:rFonts w:ascii="Calibri Light" w:hAnsi="Calibri Light" w:cstheme="minorHAnsi"/>
                <w:noProof/>
                <w:sz w:val="20"/>
                <w:szCs w:val="20"/>
              </w:rPr>
              <w:t>Andreas Ditsche</w:t>
            </w:r>
          </w:p>
        </w:tc>
      </w:tr>
      <w:tr w:rsidR="001F4002" w:rsidRPr="00DF4731" w14:paraId="46B86088" w14:textId="77777777" w:rsidTr="00356086">
        <w:trPr>
          <w:gridAfter w:val="1"/>
          <w:wAfter w:w="7" w:type="dxa"/>
          <w:cantSplit/>
          <w:trHeight w:val="1970"/>
        </w:trPr>
        <w:tc>
          <w:tcPr>
            <w:tcW w:w="1710" w:type="dxa"/>
            <w:shd w:val="clear" w:color="auto" w:fill="F1F1F1"/>
            <w:vAlign w:val="center"/>
          </w:tcPr>
          <w:p w14:paraId="6B521A74" w14:textId="77777777" w:rsidR="001F4002" w:rsidRPr="00DF4731" w:rsidRDefault="001F4002" w:rsidP="00356086">
            <w:pPr>
              <w:jc w:val="center"/>
              <w:rPr>
                <w:rFonts w:ascii="Calibri Light" w:hAnsi="Calibri Light" w:cstheme="minorHAnsi"/>
                <w:noProof/>
                <w:sz w:val="20"/>
                <w:szCs w:val="20"/>
              </w:rPr>
            </w:pPr>
          </w:p>
          <w:p w14:paraId="03F5E58C" w14:textId="5F6EC4C8" w:rsidR="001F4002"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WEEK-4</w:t>
            </w:r>
          </w:p>
        </w:tc>
        <w:tc>
          <w:tcPr>
            <w:tcW w:w="5400" w:type="dxa"/>
          </w:tcPr>
          <w:p w14:paraId="08C45F0F" w14:textId="77777777" w:rsidR="00AB7C75" w:rsidRPr="00DF4731" w:rsidRDefault="00AB7C75" w:rsidP="004576ED">
            <w:pPr>
              <w:pStyle w:val="TableParagraph"/>
              <w:ind w:right="167" w:firstLine="99"/>
              <w:rPr>
                <w:rFonts w:ascii="Calibri Light" w:hAnsi="Calibri Light" w:cstheme="minorHAnsi"/>
                <w:b/>
                <w:noProof/>
                <w:sz w:val="20"/>
                <w:szCs w:val="20"/>
              </w:rPr>
            </w:pPr>
            <w:r w:rsidRPr="00DF4731">
              <w:rPr>
                <w:rFonts w:ascii="Calibri Light" w:hAnsi="Calibri Light" w:cstheme="minorHAnsi"/>
                <w:b/>
                <w:bCs/>
                <w:noProof/>
                <w:sz w:val="20"/>
                <w:szCs w:val="20"/>
              </w:rPr>
              <w:t xml:space="preserve">Chp. 5 Scope Management. </w:t>
            </w:r>
          </w:p>
          <w:p w14:paraId="707F7AB8" w14:textId="2CD1BD18" w:rsidR="00AB7C75" w:rsidRPr="00DF4731" w:rsidRDefault="00AB7C75" w:rsidP="004576ED">
            <w:pPr>
              <w:pStyle w:val="TableParagraph"/>
              <w:ind w:left="102"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w:t>
            </w:r>
            <w:r w:rsidR="004576ED">
              <w:rPr>
                <w:rFonts w:ascii="Calibri Light" w:hAnsi="Calibri Light" w:cstheme="minorHAnsi"/>
                <w:noProof/>
                <w:sz w:val="20"/>
                <w:szCs w:val="20"/>
              </w:rPr>
              <w:t xml:space="preserve">  </w:t>
            </w:r>
            <w:r w:rsidRPr="00DF4731">
              <w:rPr>
                <w:rFonts w:ascii="Calibri Light" w:hAnsi="Calibri Light" w:cstheme="minorHAnsi"/>
                <w:noProof/>
                <w:sz w:val="20"/>
                <w:szCs w:val="20"/>
              </w:rPr>
              <w:t xml:space="preserve">Edition 2016. Jeffrey K. Pinto </w:t>
            </w:r>
          </w:p>
          <w:p w14:paraId="6593CE7E" w14:textId="77777777" w:rsidR="00AB7C75" w:rsidRPr="00DF4731" w:rsidRDefault="00AB7C75" w:rsidP="004576ED">
            <w:pPr>
              <w:pStyle w:val="TableParagraph"/>
              <w:ind w:right="167" w:firstLine="99"/>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7265961B" w14:textId="77777777" w:rsidR="00AB7C75" w:rsidRPr="00DF4731" w:rsidRDefault="00AB7C75" w:rsidP="004576ED">
            <w:pPr>
              <w:pStyle w:val="TableParagraph"/>
              <w:ind w:right="167" w:firstLine="99"/>
              <w:rPr>
                <w:rFonts w:ascii="Calibri Light" w:hAnsi="Calibri Light" w:cstheme="minorHAnsi"/>
                <w:b/>
                <w:noProof/>
                <w:sz w:val="20"/>
                <w:szCs w:val="20"/>
              </w:rPr>
            </w:pPr>
            <w:r w:rsidRPr="00DF4731">
              <w:rPr>
                <w:rFonts w:ascii="Calibri Light" w:hAnsi="Calibri Light" w:cstheme="minorHAnsi"/>
                <w:b/>
                <w:noProof/>
                <w:sz w:val="20"/>
                <w:szCs w:val="20"/>
              </w:rPr>
              <w:t xml:space="preserve">(pp.:156 – 202) </w:t>
            </w:r>
          </w:p>
          <w:p w14:paraId="3E3C7DF3" w14:textId="77777777" w:rsidR="00AB7C75" w:rsidRPr="00DF4731" w:rsidRDefault="00AB7C75" w:rsidP="00392252">
            <w:pPr>
              <w:pStyle w:val="TableParagraph"/>
              <w:numPr>
                <w:ilvl w:val="0"/>
                <w:numId w:val="30"/>
              </w:numPr>
              <w:ind w:left="918" w:right="167"/>
              <w:rPr>
                <w:rFonts w:ascii="Calibri Light" w:hAnsi="Calibri Light" w:cstheme="minorHAnsi"/>
                <w:noProof/>
                <w:sz w:val="20"/>
                <w:szCs w:val="20"/>
              </w:rPr>
            </w:pPr>
            <w:r w:rsidRPr="00DF4731">
              <w:rPr>
                <w:rFonts w:ascii="Calibri Light" w:hAnsi="Calibri Light" w:cstheme="minorHAnsi"/>
                <w:noProof/>
                <w:sz w:val="20"/>
                <w:szCs w:val="20"/>
              </w:rPr>
              <w:t>The importance of Scope Management</w:t>
            </w:r>
          </w:p>
          <w:p w14:paraId="31B89BBC" w14:textId="77777777" w:rsidR="00AB7C75" w:rsidRPr="00DF4731" w:rsidRDefault="00AB7C75" w:rsidP="00392252">
            <w:pPr>
              <w:pStyle w:val="TableParagraph"/>
              <w:numPr>
                <w:ilvl w:val="0"/>
                <w:numId w:val="30"/>
              </w:numPr>
              <w:ind w:left="918" w:right="167"/>
              <w:rPr>
                <w:rFonts w:ascii="Calibri Light" w:hAnsi="Calibri Light" w:cstheme="minorHAnsi"/>
                <w:noProof/>
                <w:sz w:val="20"/>
                <w:szCs w:val="20"/>
              </w:rPr>
            </w:pPr>
            <w:r w:rsidRPr="00DF4731">
              <w:rPr>
                <w:rFonts w:ascii="Calibri Light" w:hAnsi="Calibri Light" w:cstheme="minorHAnsi"/>
                <w:noProof/>
                <w:sz w:val="20"/>
                <w:szCs w:val="20"/>
              </w:rPr>
              <w:t>The Scope Statement</w:t>
            </w:r>
          </w:p>
          <w:p w14:paraId="09431AE8" w14:textId="4A9976B8" w:rsidR="003342CF" w:rsidRPr="00356086" w:rsidRDefault="00AB7C75" w:rsidP="00356086">
            <w:pPr>
              <w:pStyle w:val="TableParagraph"/>
              <w:numPr>
                <w:ilvl w:val="0"/>
                <w:numId w:val="30"/>
              </w:numPr>
              <w:ind w:left="918" w:right="167"/>
              <w:rPr>
                <w:rFonts w:ascii="Calibri Light" w:hAnsi="Calibri Light" w:cstheme="minorHAnsi"/>
                <w:noProof/>
                <w:sz w:val="20"/>
                <w:szCs w:val="20"/>
              </w:rPr>
            </w:pPr>
            <w:r w:rsidRPr="00DF4731">
              <w:rPr>
                <w:rFonts w:ascii="Calibri Light" w:hAnsi="Calibri Light" w:cstheme="minorHAnsi"/>
                <w:noProof/>
                <w:sz w:val="20"/>
                <w:szCs w:val="20"/>
              </w:rPr>
              <w:t>Project Management and Sustainability</w:t>
            </w:r>
          </w:p>
        </w:tc>
        <w:tc>
          <w:tcPr>
            <w:tcW w:w="3870" w:type="dxa"/>
          </w:tcPr>
          <w:p w14:paraId="026AD0DE" w14:textId="77777777" w:rsidR="00AA1FB0" w:rsidRPr="00DF4731" w:rsidRDefault="001F4002" w:rsidP="0093294E">
            <w:pPr>
              <w:pStyle w:val="TableParagraph"/>
              <w:spacing w:line="228" w:lineRule="auto"/>
              <w:ind w:right="883"/>
              <w:rPr>
                <w:rFonts w:ascii="Calibri Light" w:hAnsi="Calibri Light" w:cstheme="minorHAnsi"/>
                <w:noProof/>
                <w:sz w:val="20"/>
                <w:szCs w:val="20"/>
              </w:rPr>
            </w:pPr>
            <w:r w:rsidRPr="00DF4731">
              <w:rPr>
                <w:rFonts w:ascii="Calibri Light" w:hAnsi="Calibri Light" w:cstheme="minorHAnsi"/>
                <w:noProof/>
                <w:sz w:val="20"/>
                <w:szCs w:val="20"/>
              </w:rPr>
              <w:t>Lecture</w:t>
            </w:r>
          </w:p>
          <w:p w14:paraId="22D77671" w14:textId="13E5CFA2" w:rsidR="0039634A" w:rsidRPr="00DF4731" w:rsidRDefault="00AA1FB0" w:rsidP="0093294E">
            <w:pPr>
              <w:ind w:right="883"/>
              <w:rPr>
                <w:rFonts w:ascii="Calibri Light" w:hAnsi="Calibri Light" w:cstheme="minorHAnsi"/>
                <w:noProof/>
                <w:sz w:val="20"/>
                <w:szCs w:val="20"/>
              </w:rPr>
            </w:pPr>
            <w:r w:rsidRPr="00DF4731">
              <w:rPr>
                <w:rFonts w:ascii="Calibri Light" w:hAnsi="Calibri Light" w:cstheme="minorHAnsi"/>
                <w:noProof/>
                <w:sz w:val="20"/>
                <w:szCs w:val="20"/>
              </w:rPr>
              <w:t xml:space="preserve">  </w:t>
            </w:r>
          </w:p>
          <w:p w14:paraId="4052562B" w14:textId="77777777" w:rsidR="00AA1FB0" w:rsidRPr="00DF4731" w:rsidRDefault="00AA1FB0" w:rsidP="0093294E">
            <w:pPr>
              <w:pStyle w:val="TableParagraph"/>
              <w:spacing w:line="228" w:lineRule="auto"/>
              <w:ind w:right="883"/>
              <w:rPr>
                <w:rFonts w:ascii="Calibri Light" w:hAnsi="Calibri Light" w:cstheme="minorHAnsi"/>
                <w:noProof/>
                <w:sz w:val="20"/>
                <w:szCs w:val="20"/>
              </w:rPr>
            </w:pPr>
          </w:p>
          <w:p w14:paraId="64AD0AD9" w14:textId="2E42E88F" w:rsidR="001F4002" w:rsidRPr="00DF4731" w:rsidRDefault="001F4002" w:rsidP="0093294E">
            <w:pPr>
              <w:pStyle w:val="TableParagraph"/>
              <w:spacing w:line="228" w:lineRule="auto"/>
              <w:ind w:right="883"/>
              <w:rPr>
                <w:rFonts w:ascii="Calibri Light" w:hAnsi="Calibri Light" w:cstheme="minorHAnsi"/>
                <w:noProof/>
                <w:sz w:val="20"/>
                <w:szCs w:val="20"/>
              </w:rPr>
            </w:pPr>
            <w:r w:rsidRPr="00DF4731">
              <w:rPr>
                <w:rFonts w:ascii="Calibri Light" w:hAnsi="Calibri Light" w:cstheme="minorHAnsi"/>
                <w:noProof/>
                <w:sz w:val="20"/>
                <w:szCs w:val="20"/>
              </w:rPr>
              <w:t xml:space="preserve"> Seminar</w:t>
            </w:r>
          </w:p>
          <w:p w14:paraId="57E09422" w14:textId="77777777" w:rsidR="009820A6" w:rsidRPr="00DF4731" w:rsidRDefault="009820A6" w:rsidP="0093294E">
            <w:pPr>
              <w:pStyle w:val="TableParagraph"/>
              <w:spacing w:line="228" w:lineRule="auto"/>
              <w:ind w:right="883"/>
              <w:rPr>
                <w:rFonts w:ascii="Calibri Light" w:hAnsi="Calibri Light" w:cstheme="minorHAnsi"/>
                <w:noProof/>
                <w:sz w:val="20"/>
                <w:szCs w:val="20"/>
              </w:rPr>
            </w:pPr>
          </w:p>
          <w:p w14:paraId="51B6B44E" w14:textId="77777777" w:rsidR="003342CF" w:rsidRPr="00DF4731" w:rsidRDefault="003342CF" w:rsidP="003342CF">
            <w:pPr>
              <w:pStyle w:val="TableParagraph"/>
              <w:spacing w:line="247" w:lineRule="exact"/>
              <w:ind w:left="105"/>
              <w:rPr>
                <w:rFonts w:ascii="Calibri Light" w:hAnsi="Calibri Light" w:cstheme="minorHAnsi"/>
                <w:noProof/>
                <w:sz w:val="20"/>
                <w:szCs w:val="20"/>
              </w:rPr>
            </w:pPr>
            <w:r w:rsidRPr="00DF4731">
              <w:rPr>
                <w:rFonts w:ascii="Calibri Light" w:hAnsi="Calibri Light" w:cstheme="minorHAnsi"/>
                <w:b/>
                <w:bCs/>
                <w:noProof/>
                <w:w w:val="95"/>
                <w:sz w:val="20"/>
                <w:szCs w:val="20"/>
                <w:u w:val="single"/>
              </w:rPr>
              <w:t>TTF:</w:t>
            </w:r>
            <w:r w:rsidRPr="003342CF">
              <w:rPr>
                <w:rFonts w:ascii="Calibri Light" w:hAnsi="Calibri Light" w:cstheme="minorHAnsi"/>
                <w:b/>
                <w:bCs/>
                <w:noProof/>
                <w:w w:val="95"/>
                <w:sz w:val="20"/>
                <w:szCs w:val="20"/>
                <w:u w:val="single"/>
              </w:rPr>
              <w:t xml:space="preserve"> </w:t>
            </w:r>
            <w:r w:rsidRPr="003342CF">
              <w:rPr>
                <w:rFonts w:ascii="Calibri Light" w:hAnsi="Calibri Light" w:cstheme="minorHAnsi"/>
                <w:b/>
                <w:bCs/>
                <w:noProof/>
                <w:sz w:val="20"/>
                <w:szCs w:val="20"/>
                <w:u w:val="single"/>
              </w:rPr>
              <w:t>Work in progress presentation #1</w:t>
            </w:r>
          </w:p>
          <w:p w14:paraId="543C5D83" w14:textId="77777777" w:rsidR="00E34BEC" w:rsidRPr="00DF4731" w:rsidRDefault="00E34BEC" w:rsidP="0093294E">
            <w:pPr>
              <w:pStyle w:val="TableParagraph"/>
              <w:spacing w:line="241" w:lineRule="exact"/>
              <w:ind w:right="883"/>
              <w:rPr>
                <w:rFonts w:ascii="Calibri Light" w:hAnsi="Calibri Light" w:cstheme="minorHAnsi"/>
                <w:noProof/>
                <w:sz w:val="20"/>
                <w:szCs w:val="20"/>
              </w:rPr>
            </w:pPr>
          </w:p>
          <w:p w14:paraId="3ADCE134" w14:textId="496BD8E2" w:rsidR="001F4002" w:rsidRPr="00DF4731" w:rsidRDefault="003342CF" w:rsidP="003342CF">
            <w:pPr>
              <w:pStyle w:val="TableParagraph"/>
              <w:spacing w:line="242" w:lineRule="exact"/>
              <w:jc w:val="right"/>
              <w:rPr>
                <w:rFonts w:ascii="Calibri Light" w:hAnsi="Calibri Light" w:cstheme="minorHAnsi"/>
                <w:noProof/>
                <w:sz w:val="20"/>
                <w:szCs w:val="20"/>
              </w:rPr>
            </w:pPr>
            <w:r>
              <w:rPr>
                <w:rFonts w:ascii="Calibri Light" w:hAnsi="Calibri Light" w:cstheme="minorHAnsi"/>
                <w:noProof/>
                <w:sz w:val="20"/>
                <w:szCs w:val="20"/>
              </w:rPr>
              <w:t xml:space="preserve"> </w:t>
            </w:r>
            <w:r w:rsidRPr="00DF4731">
              <w:rPr>
                <w:rFonts w:ascii="Calibri Light" w:hAnsi="Calibri Light" w:cstheme="minorHAnsi"/>
                <w:noProof/>
                <w:sz w:val="20"/>
                <w:szCs w:val="20"/>
              </w:rPr>
              <w:t>Delivered by Prof. Andreas Ditsche</w:t>
            </w:r>
          </w:p>
        </w:tc>
      </w:tr>
      <w:tr w:rsidR="001F4002" w:rsidRPr="00DF4731" w14:paraId="13AAA644" w14:textId="77777777" w:rsidTr="00356086">
        <w:trPr>
          <w:gridAfter w:val="1"/>
          <w:wAfter w:w="7" w:type="dxa"/>
          <w:trHeight w:val="2096"/>
        </w:trPr>
        <w:tc>
          <w:tcPr>
            <w:tcW w:w="1710" w:type="dxa"/>
            <w:shd w:val="clear" w:color="auto" w:fill="F1F1F1"/>
            <w:vAlign w:val="center"/>
          </w:tcPr>
          <w:p w14:paraId="65AA1000" w14:textId="77777777" w:rsidR="001F4002" w:rsidRPr="00DF4731" w:rsidRDefault="001F4002" w:rsidP="00356086">
            <w:pPr>
              <w:jc w:val="center"/>
              <w:rPr>
                <w:rFonts w:ascii="Calibri Light" w:hAnsi="Calibri Light" w:cstheme="minorHAnsi"/>
                <w:noProof/>
                <w:sz w:val="20"/>
                <w:szCs w:val="20"/>
              </w:rPr>
            </w:pPr>
          </w:p>
          <w:p w14:paraId="2A5C16AD" w14:textId="7C6C3D0B" w:rsidR="001F4002"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-5</w:t>
            </w:r>
          </w:p>
        </w:tc>
        <w:tc>
          <w:tcPr>
            <w:tcW w:w="5400" w:type="dxa"/>
          </w:tcPr>
          <w:p w14:paraId="5F5090DE"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bCs/>
                <w:noProof/>
                <w:sz w:val="20"/>
                <w:szCs w:val="20"/>
              </w:rPr>
              <w:t>Chp. 7 Risk Mangement. Project Management</w:t>
            </w:r>
            <w:r w:rsidRPr="00DF4731">
              <w:rPr>
                <w:rFonts w:ascii="Calibri Light" w:hAnsi="Calibri Light" w:cstheme="minorHAnsi"/>
                <w:b/>
                <w:noProof/>
                <w:sz w:val="20"/>
                <w:szCs w:val="20"/>
              </w:rPr>
              <w:t xml:space="preserve"> </w:t>
            </w:r>
          </w:p>
          <w:p w14:paraId="30D27F59"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166C45FD" w14:textId="77777777" w:rsidR="006F16F4" w:rsidRPr="00DF4731" w:rsidRDefault="006F16F4" w:rsidP="006F16F4">
            <w:pPr>
              <w:pStyle w:val="TableParagraph"/>
              <w:ind w:left="179"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52C5A76B"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(pp.:241 – 273) </w:t>
            </w:r>
          </w:p>
          <w:p w14:paraId="03B489AB" w14:textId="77777777" w:rsidR="006F16F4" w:rsidRPr="00DF4731" w:rsidRDefault="006F16F4" w:rsidP="00392252">
            <w:pPr>
              <w:pStyle w:val="TableParagraph"/>
              <w:numPr>
                <w:ilvl w:val="0"/>
                <w:numId w:val="22"/>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Risk Management</w:t>
            </w:r>
          </w:p>
          <w:p w14:paraId="401217C6" w14:textId="77777777" w:rsidR="006F16F4" w:rsidRPr="00DF4731" w:rsidRDefault="006F16F4" w:rsidP="00392252">
            <w:pPr>
              <w:pStyle w:val="TableParagraph"/>
              <w:numPr>
                <w:ilvl w:val="0"/>
                <w:numId w:val="22"/>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Risk Breakdown Structures</w:t>
            </w:r>
          </w:p>
          <w:p w14:paraId="3F00DF76" w14:textId="1FA40422" w:rsidR="001F4002" w:rsidRPr="006F16F4" w:rsidRDefault="006F16F4" w:rsidP="00392252">
            <w:pPr>
              <w:pStyle w:val="TableParagraph"/>
              <w:numPr>
                <w:ilvl w:val="0"/>
                <w:numId w:val="22"/>
              </w:numPr>
              <w:ind w:left="1008" w:right="167"/>
              <w:rPr>
                <w:rFonts w:ascii="Calibri Light" w:hAnsi="Calibri Light" w:cstheme="minorHAnsi"/>
                <w:b/>
                <w:bCs/>
                <w:noProof/>
                <w:sz w:val="20"/>
                <w:szCs w:val="20"/>
              </w:rPr>
            </w:pPr>
            <w:r w:rsidRPr="00DF4731">
              <w:rPr>
                <w:rFonts w:ascii="Calibri Light" w:hAnsi="Calibri Light" w:cstheme="minorHAnsi"/>
                <w:noProof/>
                <w:sz w:val="20"/>
                <w:szCs w:val="20"/>
              </w:rPr>
              <w:t>Project Risk Management: An integrated Approach</w:t>
            </w:r>
          </w:p>
        </w:tc>
        <w:tc>
          <w:tcPr>
            <w:tcW w:w="3870" w:type="dxa"/>
          </w:tcPr>
          <w:p w14:paraId="755838C7" w14:textId="202919D3" w:rsidR="0039634A" w:rsidRDefault="003342CF" w:rsidP="00DF4731">
            <w:pPr>
              <w:rPr>
                <w:rFonts w:ascii="Calibri Light" w:hAnsi="Calibri Light" w:cstheme="minorHAnsi"/>
                <w:noProof/>
                <w:sz w:val="20"/>
                <w:szCs w:val="20"/>
              </w:rPr>
            </w:pPr>
            <w:r>
              <w:rPr>
                <w:rFonts w:ascii="Calibri Light" w:hAnsi="Calibri Light" w:cstheme="minorHAnsi"/>
                <w:noProof/>
                <w:sz w:val="20"/>
                <w:szCs w:val="20"/>
              </w:rPr>
              <w:t xml:space="preserve">  </w:t>
            </w:r>
            <w:r w:rsidR="001F4002" w:rsidRPr="00DF4731">
              <w:rPr>
                <w:rFonts w:ascii="Calibri Light" w:hAnsi="Calibri Light" w:cstheme="minorHAnsi"/>
                <w:noProof/>
                <w:sz w:val="20"/>
                <w:szCs w:val="20"/>
              </w:rPr>
              <w:t xml:space="preserve">Lecture </w:t>
            </w:r>
          </w:p>
          <w:p w14:paraId="329D0556" w14:textId="4FCE8F1B" w:rsidR="003342CF" w:rsidRPr="00E34BEC" w:rsidRDefault="1ECE7F29" w:rsidP="0334A0E0">
            <w:pPr>
              <w:pStyle w:val="TableParagraph"/>
              <w:spacing w:line="263" w:lineRule="exact"/>
              <w:rPr>
                <w:rFonts w:ascii="Calibri Light" w:hAnsi="Calibri Light" w:cstheme="minorBidi"/>
                <w:b/>
                <w:bCs/>
                <w:noProof/>
                <w:w w:val="95"/>
                <w:sz w:val="20"/>
                <w:szCs w:val="20"/>
                <w:u w:val="single"/>
              </w:rPr>
            </w:pPr>
            <w:r w:rsidRPr="0334A0E0">
              <w:rPr>
                <w:rFonts w:ascii="Calibri Light" w:hAnsi="Calibri Light" w:cstheme="minorBidi"/>
                <w:b/>
                <w:bCs/>
                <w:noProof/>
                <w:w w:val="95"/>
                <w:sz w:val="20"/>
                <w:szCs w:val="20"/>
              </w:rPr>
              <w:t xml:space="preserve">  </w:t>
            </w:r>
            <w:r w:rsidRPr="7DE1AF3A">
              <w:rPr>
                <w:rFonts w:ascii="Calibri Light" w:hAnsi="Calibri Light" w:cstheme="minorBidi"/>
                <w:b/>
                <w:bCs/>
                <w:noProof/>
                <w:w w:val="95"/>
                <w:sz w:val="20"/>
                <w:szCs w:val="20"/>
                <w:u w:val="single"/>
              </w:rPr>
              <w:t>TTF: Quiz #2</w:t>
            </w:r>
          </w:p>
          <w:p w14:paraId="2FDBD638" w14:textId="77777777" w:rsidR="003342CF" w:rsidRPr="003342CF" w:rsidRDefault="003342CF" w:rsidP="003342CF">
            <w:pPr>
              <w:pStyle w:val="TableParagraph"/>
              <w:spacing w:line="263" w:lineRule="exact"/>
              <w:ind w:left="105"/>
              <w:rPr>
                <w:rFonts w:ascii="Calibri Light" w:hAnsi="Calibri Light" w:cstheme="minorHAnsi"/>
                <w:b/>
                <w:bCs/>
                <w:noProof/>
                <w:w w:val="95"/>
                <w:sz w:val="20"/>
                <w:szCs w:val="20"/>
                <w:u w:val="single"/>
              </w:rPr>
            </w:pPr>
          </w:p>
          <w:p w14:paraId="1F8994A0" w14:textId="3E4CA35A" w:rsidR="001F4002" w:rsidRPr="00DF4731" w:rsidRDefault="00E34BEC" w:rsidP="00DF4731">
            <w:pPr>
              <w:rPr>
                <w:rFonts w:ascii="Calibri Light" w:hAnsi="Calibri Light" w:cstheme="minorHAnsi"/>
                <w:noProof/>
                <w:sz w:val="20"/>
                <w:szCs w:val="20"/>
              </w:rPr>
            </w:pPr>
            <w:r>
              <w:rPr>
                <w:rFonts w:ascii="Calibri Light" w:hAnsi="Calibri Light" w:cstheme="minorHAnsi"/>
                <w:noProof/>
                <w:sz w:val="20"/>
                <w:szCs w:val="20"/>
              </w:rPr>
              <w:t xml:space="preserve">  </w:t>
            </w:r>
            <w:r w:rsidR="001F4002" w:rsidRPr="00DF4731">
              <w:rPr>
                <w:rFonts w:ascii="Calibri Light" w:hAnsi="Calibri Light" w:cstheme="minorHAnsi"/>
                <w:noProof/>
                <w:sz w:val="20"/>
                <w:szCs w:val="20"/>
              </w:rPr>
              <w:t>Seminar</w:t>
            </w:r>
          </w:p>
          <w:p w14:paraId="0D69DF07" w14:textId="77777777" w:rsidR="003342CF" w:rsidRDefault="003342CF" w:rsidP="003342CF">
            <w:pPr>
              <w:rPr>
                <w:rFonts w:ascii="Calibri Light" w:hAnsi="Calibri Light" w:cstheme="minorHAnsi"/>
                <w:b/>
                <w:bCs/>
                <w:noProof/>
                <w:sz w:val="20"/>
                <w:szCs w:val="20"/>
                <w:u w:val="single"/>
              </w:rPr>
            </w:pPr>
          </w:p>
          <w:p w14:paraId="51C8073F" w14:textId="75C62BC9" w:rsidR="003342CF" w:rsidRPr="00E34BEC" w:rsidRDefault="00E34BEC" w:rsidP="003342CF">
            <w:pPr>
              <w:rPr>
                <w:rFonts w:ascii="Calibri Light" w:hAnsi="Calibri Light" w:cstheme="minorHAnsi"/>
                <w:b/>
                <w:bCs/>
                <w:noProof/>
                <w:sz w:val="20"/>
                <w:szCs w:val="20"/>
                <w:u w:val="single"/>
              </w:rPr>
            </w:pPr>
            <w:r>
              <w:rPr>
                <w:rFonts w:ascii="Calibri Light" w:hAnsi="Calibri Light" w:cstheme="minorHAnsi"/>
                <w:b/>
                <w:bCs/>
                <w:noProof/>
                <w:sz w:val="20"/>
                <w:szCs w:val="20"/>
              </w:rPr>
              <w:t xml:space="preserve">  </w:t>
            </w:r>
            <w:r w:rsidR="003342CF" w:rsidRPr="00E34BEC">
              <w:rPr>
                <w:rFonts w:ascii="Calibri Light" w:hAnsi="Calibri Light" w:cstheme="minorHAnsi"/>
                <w:b/>
                <w:bCs/>
                <w:noProof/>
                <w:sz w:val="20"/>
                <w:szCs w:val="20"/>
                <w:u w:val="single"/>
              </w:rPr>
              <w:t>TTF: Class Assignment #2</w:t>
            </w:r>
          </w:p>
          <w:p w14:paraId="140C6FFA" w14:textId="2ADC536B" w:rsidR="001F4002" w:rsidRPr="00E34BEC" w:rsidRDefault="00D857A0" w:rsidP="00E34BEC">
            <w:pPr>
              <w:rPr>
                <w:rFonts w:ascii="Calibri Light" w:hAnsi="Calibri Light" w:cstheme="minorHAnsi"/>
                <w:noProof/>
                <w:sz w:val="20"/>
                <w:szCs w:val="20"/>
              </w:rPr>
            </w:pPr>
            <w:r w:rsidRPr="00DF4731">
              <w:rPr>
                <w:rFonts w:ascii="Calibri Light" w:hAnsi="Calibri Light" w:cstheme="minorHAnsi"/>
                <w:noProof/>
                <w:sz w:val="20"/>
                <w:szCs w:val="20"/>
              </w:rPr>
              <w:t xml:space="preserve">  </w:t>
            </w:r>
          </w:p>
          <w:p w14:paraId="2CBE17FA" w14:textId="055623C4" w:rsidR="001F4002" w:rsidRPr="00DF4731" w:rsidRDefault="001F4002" w:rsidP="001F4002">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 xml:space="preserve">Delivered by Prof. </w:t>
            </w:r>
            <w:r w:rsidR="00504C85" w:rsidRPr="00DF4731">
              <w:rPr>
                <w:rFonts w:ascii="Calibri Light" w:hAnsi="Calibri Light" w:cstheme="minorHAnsi"/>
                <w:noProof/>
                <w:w w:val="95"/>
                <w:sz w:val="20"/>
                <w:szCs w:val="20"/>
              </w:rPr>
              <w:t>Akaki Kheladze</w:t>
            </w:r>
          </w:p>
        </w:tc>
      </w:tr>
      <w:tr w:rsidR="001F4002" w:rsidRPr="00DF4731" w14:paraId="6B00C6CE" w14:textId="77777777" w:rsidTr="00356086">
        <w:trPr>
          <w:gridAfter w:val="1"/>
          <w:wAfter w:w="7" w:type="dxa"/>
          <w:trHeight w:val="1053"/>
        </w:trPr>
        <w:tc>
          <w:tcPr>
            <w:tcW w:w="1710" w:type="dxa"/>
            <w:shd w:val="clear" w:color="auto" w:fill="F1F1F1"/>
            <w:vAlign w:val="center"/>
          </w:tcPr>
          <w:p w14:paraId="7F120838" w14:textId="77777777" w:rsidR="001F4002" w:rsidRPr="00DF4731" w:rsidRDefault="001F4002" w:rsidP="00356086">
            <w:pPr>
              <w:jc w:val="center"/>
              <w:rPr>
                <w:rFonts w:ascii="Calibri Light" w:hAnsi="Calibri Light" w:cstheme="minorHAnsi"/>
                <w:noProof/>
                <w:sz w:val="20"/>
                <w:szCs w:val="20"/>
              </w:rPr>
            </w:pPr>
          </w:p>
          <w:p w14:paraId="72146E38" w14:textId="756103F0" w:rsidR="001F4002"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-6</w:t>
            </w:r>
          </w:p>
          <w:p w14:paraId="25E10D6B" w14:textId="77777777" w:rsidR="001F4002" w:rsidRPr="00DF4731" w:rsidRDefault="001F4002" w:rsidP="00356086">
            <w:pPr>
              <w:jc w:val="center"/>
              <w:rPr>
                <w:rFonts w:ascii="Calibri Light" w:hAnsi="Calibri Light" w:cstheme="minorHAnsi"/>
                <w:noProof/>
                <w:sz w:val="20"/>
                <w:szCs w:val="20"/>
              </w:rPr>
            </w:pPr>
          </w:p>
          <w:p w14:paraId="14B94D61" w14:textId="5CEB81F1" w:rsidR="001F4002" w:rsidRPr="00DF4731" w:rsidRDefault="001F4002" w:rsidP="00356086">
            <w:pPr>
              <w:jc w:val="center"/>
              <w:rPr>
                <w:rFonts w:ascii="Calibri Light" w:hAnsi="Calibri Light" w:cstheme="minorHAnsi"/>
                <w:noProof/>
                <w:sz w:val="20"/>
                <w:szCs w:val="20"/>
              </w:rPr>
            </w:pPr>
          </w:p>
        </w:tc>
        <w:tc>
          <w:tcPr>
            <w:tcW w:w="5400" w:type="dxa"/>
          </w:tcPr>
          <w:p w14:paraId="13575F3C" w14:textId="1091B479" w:rsidR="006F16F4" w:rsidRPr="00DF4731" w:rsidRDefault="006F16F4" w:rsidP="006F16F4">
            <w:pPr>
              <w:pStyle w:val="TableParagraph"/>
              <w:ind w:right="167"/>
              <w:rPr>
                <w:rFonts w:ascii="Calibri Light" w:hAnsi="Calibri Light" w:cstheme="minorHAnsi"/>
                <w:b/>
                <w:bCs/>
                <w:noProof/>
                <w:sz w:val="20"/>
                <w:szCs w:val="20"/>
              </w:rPr>
            </w:pPr>
            <w:r>
              <w:rPr>
                <w:rFonts w:ascii="Calibri Light" w:hAnsi="Calibri Light" w:cstheme="minorHAnsi"/>
                <w:noProof/>
                <w:sz w:val="20"/>
                <w:szCs w:val="20"/>
              </w:rPr>
              <w:t xml:space="preserve">   </w:t>
            </w:r>
            <w:r w:rsidRPr="00DF4731">
              <w:rPr>
                <w:rFonts w:ascii="Calibri Light" w:hAnsi="Calibri Light" w:cstheme="minorHAnsi"/>
                <w:b/>
                <w:bCs/>
                <w:noProof/>
                <w:sz w:val="20"/>
                <w:szCs w:val="20"/>
              </w:rPr>
              <w:t xml:space="preserve">Chp. 4 Leadership and Project Manager. </w:t>
            </w:r>
          </w:p>
          <w:p w14:paraId="19ED3267"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3BB35656" w14:textId="77777777" w:rsidR="006F16F4" w:rsidRPr="00DF4731" w:rsidRDefault="006F16F4" w:rsidP="006F16F4">
            <w:pPr>
              <w:pStyle w:val="TableParagraph"/>
              <w:ind w:left="179"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6A03EE91"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(pp.:120 – 155) </w:t>
            </w:r>
          </w:p>
          <w:p w14:paraId="33E41BE6" w14:textId="77777777" w:rsidR="006F16F4" w:rsidRPr="00DF4731" w:rsidRDefault="006F16F4" w:rsidP="00392252">
            <w:pPr>
              <w:pStyle w:val="TableParagraph"/>
              <w:numPr>
                <w:ilvl w:val="0"/>
                <w:numId w:val="15"/>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Leaders versus Managers</w:t>
            </w:r>
          </w:p>
          <w:p w14:paraId="510F1D9F" w14:textId="77777777" w:rsidR="006F16F4" w:rsidRPr="00DF4731" w:rsidRDefault="006F16F4" w:rsidP="00392252">
            <w:pPr>
              <w:pStyle w:val="TableParagraph"/>
              <w:numPr>
                <w:ilvl w:val="0"/>
                <w:numId w:val="15"/>
              </w:numPr>
              <w:ind w:left="1008" w:right="167"/>
              <w:rPr>
                <w:rFonts w:ascii="Calibri Light" w:hAnsi="Calibri Light" w:cstheme="minorHAnsi"/>
                <w:b/>
                <w:bCs/>
                <w:noProof/>
                <w:sz w:val="20"/>
                <w:szCs w:val="20"/>
              </w:rPr>
            </w:pPr>
            <w:r w:rsidRPr="00DF4731">
              <w:rPr>
                <w:rFonts w:ascii="Calibri Light" w:hAnsi="Calibri Light" w:cstheme="minorHAnsi"/>
                <w:noProof/>
                <w:sz w:val="20"/>
                <w:szCs w:val="20"/>
              </w:rPr>
              <w:t>Project Champions</w:t>
            </w:r>
          </w:p>
          <w:p w14:paraId="69F12796" w14:textId="77777777" w:rsidR="00AB7C75" w:rsidRDefault="006F16F4" w:rsidP="00392252">
            <w:pPr>
              <w:pStyle w:val="TableParagraph"/>
              <w:numPr>
                <w:ilvl w:val="0"/>
                <w:numId w:val="15"/>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The new Project Leadership</w:t>
            </w:r>
          </w:p>
          <w:p w14:paraId="0CA28B55" w14:textId="77777777" w:rsidR="006F16F4" w:rsidRDefault="006F16F4" w:rsidP="006F16F4">
            <w:pPr>
              <w:rPr>
                <w:rFonts w:ascii="Calibri Light" w:hAnsi="Calibri Light" w:cstheme="minorHAnsi"/>
                <w:noProof/>
                <w:sz w:val="20"/>
                <w:szCs w:val="20"/>
              </w:rPr>
            </w:pPr>
          </w:p>
          <w:p w14:paraId="52C7E23E" w14:textId="77777777" w:rsidR="006F16F4" w:rsidRPr="00DF4731" w:rsidRDefault="006F16F4" w:rsidP="006F16F4">
            <w:pPr>
              <w:pStyle w:val="TableParagraph"/>
              <w:ind w:left="179" w:right="167"/>
              <w:rPr>
                <w:rFonts w:ascii="Calibri Light" w:hAnsi="Calibri Light" w:cstheme="minorHAnsi"/>
                <w:b/>
                <w:bCs/>
                <w:noProof/>
                <w:sz w:val="20"/>
                <w:szCs w:val="20"/>
              </w:rPr>
            </w:pPr>
            <w:r w:rsidRPr="00DF4731">
              <w:rPr>
                <w:rFonts w:ascii="Calibri Light" w:hAnsi="Calibri Light" w:cstheme="minorHAnsi"/>
                <w:b/>
                <w:bCs/>
                <w:noProof/>
                <w:sz w:val="20"/>
                <w:szCs w:val="20"/>
              </w:rPr>
              <w:t xml:space="preserve">Chp. 8 Cost Estimation and Budgeting. </w:t>
            </w:r>
          </w:p>
          <w:p w14:paraId="593F3E5C"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6A484774" w14:textId="77777777" w:rsidR="006F16F4" w:rsidRPr="00DF4731" w:rsidRDefault="006F16F4" w:rsidP="006F16F4">
            <w:pPr>
              <w:pStyle w:val="TableParagraph"/>
              <w:ind w:left="179"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71EA2CE4"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(pp.:274 – 312) </w:t>
            </w:r>
          </w:p>
          <w:p w14:paraId="3FC91B6B" w14:textId="77777777" w:rsidR="006F16F4" w:rsidRPr="00DF4731" w:rsidRDefault="006F16F4" w:rsidP="00392252">
            <w:pPr>
              <w:pStyle w:val="TableParagraph"/>
              <w:numPr>
                <w:ilvl w:val="0"/>
                <w:numId w:val="23"/>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Cost Management</w:t>
            </w:r>
          </w:p>
          <w:p w14:paraId="212DA3A0" w14:textId="77777777" w:rsidR="006F16F4" w:rsidRPr="00DF4731" w:rsidRDefault="006F16F4" w:rsidP="00392252">
            <w:pPr>
              <w:pStyle w:val="TableParagraph"/>
              <w:numPr>
                <w:ilvl w:val="0"/>
                <w:numId w:val="23"/>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Cost Estimation</w:t>
            </w:r>
          </w:p>
          <w:p w14:paraId="09730F4E" w14:textId="48DEC3A4" w:rsidR="006F16F4" w:rsidRPr="006F16F4" w:rsidRDefault="006F16F4" w:rsidP="00356086">
            <w:pPr>
              <w:pStyle w:val="ListParagraph"/>
              <w:numPr>
                <w:ilvl w:val="0"/>
                <w:numId w:val="23"/>
              </w:numPr>
              <w:ind w:left="1008"/>
            </w:pPr>
            <w:r w:rsidRPr="006F16F4">
              <w:rPr>
                <w:rFonts w:ascii="Calibri Light" w:hAnsi="Calibri Light" w:cstheme="minorHAnsi"/>
                <w:noProof/>
                <w:sz w:val="20"/>
                <w:szCs w:val="20"/>
              </w:rPr>
              <w:t>Creating a Project Budget</w:t>
            </w:r>
          </w:p>
        </w:tc>
        <w:tc>
          <w:tcPr>
            <w:tcW w:w="3870" w:type="dxa"/>
          </w:tcPr>
          <w:p w14:paraId="6AA2379A" w14:textId="3BEF9F9C" w:rsidR="00D857A0" w:rsidRPr="00DF4731" w:rsidRDefault="00E34BEC" w:rsidP="001F4002">
            <w:pPr>
              <w:rPr>
                <w:rFonts w:ascii="Calibri Light" w:hAnsi="Calibri Light" w:cstheme="minorHAnsi"/>
                <w:noProof/>
                <w:sz w:val="20"/>
                <w:szCs w:val="20"/>
              </w:rPr>
            </w:pPr>
            <w:r>
              <w:rPr>
                <w:rFonts w:ascii="Calibri Light" w:hAnsi="Calibri Light" w:cstheme="minorHAnsi"/>
                <w:noProof/>
                <w:sz w:val="20"/>
                <w:szCs w:val="20"/>
              </w:rPr>
              <w:t xml:space="preserve">  </w:t>
            </w:r>
            <w:r w:rsidR="001F4002" w:rsidRPr="00DF4731">
              <w:rPr>
                <w:rFonts w:ascii="Calibri Light" w:hAnsi="Calibri Light" w:cstheme="minorHAnsi"/>
                <w:noProof/>
                <w:sz w:val="20"/>
                <w:szCs w:val="20"/>
              </w:rPr>
              <w:t>Lecture</w:t>
            </w:r>
          </w:p>
          <w:p w14:paraId="06C0C0D1" w14:textId="6F4FC910" w:rsidR="009820A6" w:rsidRPr="00E34BEC" w:rsidRDefault="67CC8010" w:rsidP="0334A0E0">
            <w:pPr>
              <w:rPr>
                <w:rFonts w:ascii="Calibri Light" w:hAnsi="Calibri Light" w:cstheme="minorBidi"/>
                <w:noProof/>
                <w:sz w:val="20"/>
                <w:szCs w:val="20"/>
                <w:u w:val="single"/>
              </w:rPr>
            </w:pPr>
            <w:r w:rsidRPr="7DE1AF3A">
              <w:rPr>
                <w:rFonts w:ascii="Calibri Light" w:hAnsi="Calibri Light" w:cstheme="minorBidi"/>
                <w:b/>
                <w:bCs/>
                <w:noProof/>
                <w:sz w:val="20"/>
                <w:szCs w:val="20"/>
              </w:rPr>
              <w:t xml:space="preserve">  </w:t>
            </w:r>
            <w:r w:rsidR="1C3F5AF5" w:rsidRPr="7DE1AF3A">
              <w:rPr>
                <w:rFonts w:ascii="Calibri Light" w:hAnsi="Calibri Light" w:cstheme="minorBidi"/>
                <w:b/>
                <w:bCs/>
                <w:noProof/>
                <w:sz w:val="20"/>
                <w:szCs w:val="20"/>
                <w:u w:val="single"/>
              </w:rPr>
              <w:t>TTF: Quiz #3</w:t>
            </w:r>
          </w:p>
          <w:p w14:paraId="462EA6C5" w14:textId="77777777" w:rsidR="009820A6" w:rsidRPr="00DF4731" w:rsidRDefault="009820A6" w:rsidP="00D9733B">
            <w:pPr>
              <w:rPr>
                <w:rFonts w:ascii="Calibri Light" w:hAnsi="Calibri Light" w:cstheme="minorHAnsi"/>
                <w:noProof/>
                <w:sz w:val="20"/>
                <w:szCs w:val="20"/>
              </w:rPr>
            </w:pPr>
          </w:p>
          <w:p w14:paraId="099329A8" w14:textId="77777777" w:rsidR="00D9733B" w:rsidRPr="00DF4731" w:rsidRDefault="00D9733B" w:rsidP="001F4002">
            <w:pPr>
              <w:rPr>
                <w:rFonts w:ascii="Calibri Light" w:hAnsi="Calibri Light" w:cstheme="minorHAnsi"/>
                <w:noProof/>
                <w:sz w:val="20"/>
                <w:szCs w:val="20"/>
              </w:rPr>
            </w:pPr>
          </w:p>
          <w:p w14:paraId="689CFDF7" w14:textId="7AAB6307" w:rsidR="001F4002" w:rsidRPr="00DF4731" w:rsidRDefault="00E34BEC" w:rsidP="001F4002">
            <w:pPr>
              <w:rPr>
                <w:rFonts w:ascii="Calibri Light" w:hAnsi="Calibri Light" w:cstheme="minorHAnsi"/>
                <w:noProof/>
                <w:sz w:val="20"/>
                <w:szCs w:val="20"/>
              </w:rPr>
            </w:pPr>
            <w:r>
              <w:rPr>
                <w:rFonts w:ascii="Calibri Light" w:hAnsi="Calibri Light" w:cstheme="minorHAnsi"/>
                <w:noProof/>
                <w:sz w:val="20"/>
                <w:szCs w:val="20"/>
              </w:rPr>
              <w:t xml:space="preserve">  </w:t>
            </w:r>
            <w:r w:rsidR="001F4002" w:rsidRPr="00DF4731">
              <w:rPr>
                <w:rFonts w:ascii="Calibri Light" w:hAnsi="Calibri Light" w:cstheme="minorHAnsi"/>
                <w:noProof/>
                <w:sz w:val="20"/>
                <w:szCs w:val="20"/>
              </w:rPr>
              <w:t>Seminar</w:t>
            </w:r>
          </w:p>
          <w:p w14:paraId="22570326" w14:textId="49D674D2" w:rsidR="009820A6" w:rsidRDefault="00E34BEC" w:rsidP="001F4002">
            <w:pPr>
              <w:rPr>
                <w:rFonts w:ascii="Calibri Light" w:hAnsi="Calibri Light" w:cstheme="minorHAnsi"/>
                <w:noProof/>
                <w:sz w:val="20"/>
                <w:szCs w:val="20"/>
              </w:rPr>
            </w:pPr>
            <w:r>
              <w:rPr>
                <w:rFonts w:ascii="Calibri Light" w:hAnsi="Calibri Light" w:cstheme="minorHAnsi"/>
                <w:noProof/>
                <w:sz w:val="20"/>
                <w:szCs w:val="20"/>
              </w:rPr>
              <w:t xml:space="preserve">  </w:t>
            </w:r>
          </w:p>
          <w:p w14:paraId="37930075" w14:textId="1ACD9014" w:rsidR="00E34BEC" w:rsidRPr="00DF4731" w:rsidRDefault="00E34BEC" w:rsidP="00E34BEC">
            <w:pPr>
              <w:pStyle w:val="TableParagraph"/>
              <w:spacing w:line="247" w:lineRule="exact"/>
              <w:ind w:left="105"/>
              <w:rPr>
                <w:rFonts w:ascii="Calibri Light" w:hAnsi="Calibri Light" w:cstheme="minorHAnsi"/>
                <w:noProof/>
                <w:sz w:val="20"/>
                <w:szCs w:val="20"/>
              </w:rPr>
            </w:pPr>
            <w:r w:rsidRPr="00DF4731">
              <w:rPr>
                <w:rFonts w:ascii="Calibri Light" w:hAnsi="Calibri Light" w:cstheme="minorHAnsi"/>
                <w:b/>
                <w:bCs/>
                <w:noProof/>
                <w:w w:val="95"/>
                <w:sz w:val="20"/>
                <w:szCs w:val="20"/>
                <w:u w:val="single"/>
              </w:rPr>
              <w:t>TTF:</w:t>
            </w:r>
            <w:r w:rsidRPr="003342CF">
              <w:rPr>
                <w:rFonts w:ascii="Calibri Light" w:hAnsi="Calibri Light" w:cstheme="minorHAnsi"/>
                <w:b/>
                <w:bCs/>
                <w:noProof/>
                <w:w w:val="95"/>
                <w:sz w:val="20"/>
                <w:szCs w:val="20"/>
                <w:u w:val="single"/>
              </w:rPr>
              <w:t xml:space="preserve"> </w:t>
            </w:r>
            <w:r w:rsidRPr="003342CF">
              <w:rPr>
                <w:rFonts w:ascii="Calibri Light" w:hAnsi="Calibri Light" w:cstheme="minorHAnsi"/>
                <w:b/>
                <w:bCs/>
                <w:noProof/>
                <w:sz w:val="20"/>
                <w:szCs w:val="20"/>
                <w:u w:val="single"/>
              </w:rPr>
              <w:t>Work in progress presentation #</w:t>
            </w:r>
            <w:r>
              <w:rPr>
                <w:rFonts w:ascii="Calibri Light" w:hAnsi="Calibri Light" w:cstheme="minorHAnsi"/>
                <w:b/>
                <w:bCs/>
                <w:noProof/>
                <w:sz w:val="20"/>
                <w:szCs w:val="20"/>
                <w:u w:val="single"/>
              </w:rPr>
              <w:t>2</w:t>
            </w:r>
          </w:p>
          <w:p w14:paraId="434C814B" w14:textId="1D85609F" w:rsidR="00E34BEC" w:rsidRPr="00DF4731" w:rsidRDefault="00E34BEC" w:rsidP="001F4002">
            <w:pPr>
              <w:rPr>
                <w:rFonts w:ascii="Calibri Light" w:hAnsi="Calibri Light" w:cstheme="minorHAnsi"/>
                <w:noProof/>
                <w:sz w:val="20"/>
                <w:szCs w:val="20"/>
              </w:rPr>
            </w:pPr>
          </w:p>
          <w:p w14:paraId="1FB0594A" w14:textId="77777777" w:rsidR="00064E19" w:rsidRPr="00DF4731" w:rsidRDefault="00064E19" w:rsidP="00064E19">
            <w:pPr>
              <w:pStyle w:val="TableParagraph"/>
              <w:spacing w:line="244" w:lineRule="exact"/>
              <w:ind w:left="105"/>
              <w:rPr>
                <w:rFonts w:ascii="Calibri Light" w:hAnsi="Calibri Light" w:cstheme="minorHAnsi"/>
                <w:noProof/>
                <w:sz w:val="20"/>
                <w:szCs w:val="20"/>
              </w:rPr>
            </w:pPr>
          </w:p>
          <w:p w14:paraId="2E2DE14F" w14:textId="7B442593" w:rsidR="001F4002" w:rsidRPr="00DF4731" w:rsidRDefault="001F4002" w:rsidP="001F4002">
            <w:pPr>
              <w:rPr>
                <w:rFonts w:ascii="Calibri Light" w:hAnsi="Calibri Light" w:cstheme="minorHAnsi"/>
                <w:noProof/>
                <w:sz w:val="20"/>
                <w:szCs w:val="20"/>
              </w:rPr>
            </w:pPr>
          </w:p>
          <w:p w14:paraId="00627623" w14:textId="5C5AC866" w:rsidR="00471CC5" w:rsidRPr="00DF4731" w:rsidRDefault="00471CC5" w:rsidP="001F4002">
            <w:pPr>
              <w:rPr>
                <w:rFonts w:ascii="Calibri Light" w:hAnsi="Calibri Light" w:cstheme="minorHAnsi"/>
                <w:noProof/>
                <w:sz w:val="20"/>
                <w:szCs w:val="20"/>
              </w:rPr>
            </w:pPr>
          </w:p>
          <w:p w14:paraId="21C6C6ED" w14:textId="61CA3A1A" w:rsidR="00471CC5" w:rsidRPr="00DF4731" w:rsidRDefault="00471CC5" w:rsidP="001F4002">
            <w:pPr>
              <w:rPr>
                <w:rFonts w:ascii="Calibri Light" w:hAnsi="Calibri Light" w:cstheme="minorHAnsi"/>
                <w:noProof/>
                <w:sz w:val="20"/>
                <w:szCs w:val="20"/>
              </w:rPr>
            </w:pPr>
          </w:p>
          <w:p w14:paraId="2623E6A4" w14:textId="4A53EA55" w:rsidR="00471CC5" w:rsidRPr="00DF4731" w:rsidRDefault="00471CC5" w:rsidP="001F4002">
            <w:pPr>
              <w:rPr>
                <w:rFonts w:ascii="Calibri Light" w:hAnsi="Calibri Light" w:cstheme="minorHAnsi"/>
                <w:noProof/>
                <w:sz w:val="20"/>
                <w:szCs w:val="20"/>
              </w:rPr>
            </w:pPr>
          </w:p>
          <w:p w14:paraId="1051A708" w14:textId="77777777" w:rsidR="00471CC5" w:rsidRPr="00DF4731" w:rsidRDefault="00471CC5" w:rsidP="001F4002">
            <w:pPr>
              <w:rPr>
                <w:rFonts w:ascii="Calibri Light" w:hAnsi="Calibri Light" w:cstheme="minorHAnsi"/>
                <w:noProof/>
                <w:sz w:val="20"/>
                <w:szCs w:val="20"/>
              </w:rPr>
            </w:pPr>
          </w:p>
          <w:p w14:paraId="5F747214" w14:textId="77777777" w:rsidR="00FF2342" w:rsidRPr="00DF4731" w:rsidRDefault="00FF2342" w:rsidP="001F4002">
            <w:pPr>
              <w:rPr>
                <w:rFonts w:ascii="Calibri Light" w:hAnsi="Calibri Light" w:cstheme="minorHAnsi"/>
                <w:noProof/>
                <w:sz w:val="20"/>
                <w:szCs w:val="20"/>
              </w:rPr>
            </w:pPr>
          </w:p>
          <w:p w14:paraId="7FEE10A0" w14:textId="19DE2BD4" w:rsidR="001F4002" w:rsidRPr="00DF4731" w:rsidRDefault="00471CC5" w:rsidP="002309CD">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Delivered by Prof. Akaki Kheladze</w:t>
            </w:r>
          </w:p>
        </w:tc>
      </w:tr>
      <w:tr w:rsidR="001F4002" w:rsidRPr="00DF4731" w14:paraId="3FF42258" w14:textId="77777777" w:rsidTr="00356086">
        <w:trPr>
          <w:gridAfter w:val="1"/>
          <w:wAfter w:w="7" w:type="dxa"/>
          <w:trHeight w:val="1952"/>
        </w:trPr>
        <w:tc>
          <w:tcPr>
            <w:tcW w:w="1710" w:type="dxa"/>
            <w:shd w:val="clear" w:color="auto" w:fill="F1F1F1"/>
            <w:vAlign w:val="center"/>
          </w:tcPr>
          <w:p w14:paraId="28F26983" w14:textId="77777777" w:rsidR="001F4002" w:rsidRPr="00DF4731" w:rsidRDefault="001F4002" w:rsidP="00356086">
            <w:pPr>
              <w:jc w:val="center"/>
              <w:rPr>
                <w:rFonts w:ascii="Calibri Light" w:hAnsi="Calibri Light" w:cstheme="minorHAnsi"/>
                <w:noProof/>
                <w:sz w:val="20"/>
                <w:szCs w:val="20"/>
              </w:rPr>
            </w:pPr>
          </w:p>
          <w:p w14:paraId="75E83221" w14:textId="45CC85D5" w:rsidR="001F4002"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-7</w:t>
            </w:r>
          </w:p>
          <w:p w14:paraId="17D7B045" w14:textId="51E4ECAA" w:rsidR="000802AA" w:rsidRPr="00DF4731" w:rsidRDefault="000802AA" w:rsidP="00356086">
            <w:pPr>
              <w:rPr>
                <w:rFonts w:ascii="Calibri Light" w:hAnsi="Calibri Light" w:cstheme="minorHAnsi"/>
                <w:noProof/>
                <w:sz w:val="20"/>
                <w:szCs w:val="20"/>
              </w:rPr>
            </w:pPr>
          </w:p>
        </w:tc>
        <w:tc>
          <w:tcPr>
            <w:tcW w:w="5400" w:type="dxa"/>
          </w:tcPr>
          <w:p w14:paraId="0F787FCD" w14:textId="77777777" w:rsidR="006F16F4" w:rsidRPr="00DF4731" w:rsidRDefault="006F16F4" w:rsidP="006F16F4">
            <w:pPr>
              <w:pStyle w:val="TableParagraph"/>
              <w:ind w:left="179" w:right="698"/>
              <w:rPr>
                <w:rFonts w:ascii="Calibri Light" w:hAnsi="Calibri Light" w:cstheme="minorHAnsi"/>
                <w:b/>
                <w:bCs/>
                <w:noProof/>
                <w:sz w:val="20"/>
                <w:szCs w:val="20"/>
              </w:rPr>
            </w:pPr>
            <w:r w:rsidRPr="00DF4731">
              <w:rPr>
                <w:rFonts w:ascii="Calibri Light" w:hAnsi="Calibri Light" w:cstheme="minorHAnsi"/>
                <w:b/>
                <w:bCs/>
                <w:noProof/>
                <w:sz w:val="20"/>
                <w:szCs w:val="20"/>
              </w:rPr>
              <w:t>Chp. 6 Project Team Building. Conflict and</w:t>
            </w:r>
          </w:p>
          <w:p w14:paraId="1CCBA73A"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bCs/>
                <w:noProof/>
                <w:sz w:val="20"/>
                <w:szCs w:val="20"/>
              </w:rPr>
              <w:t xml:space="preserve">Negotiation. </w:t>
            </w: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4BDB280C" w14:textId="77777777" w:rsidR="006F16F4" w:rsidRPr="00DF4731" w:rsidRDefault="006F16F4" w:rsidP="006F16F4">
            <w:pPr>
              <w:pStyle w:val="TableParagraph"/>
              <w:ind w:left="179"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319C353E"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(pp.:203 – 240) </w:t>
            </w:r>
          </w:p>
          <w:p w14:paraId="50B3600B" w14:textId="77777777" w:rsidR="006F16F4" w:rsidRPr="00DF4731" w:rsidRDefault="006F16F4" w:rsidP="00392252">
            <w:pPr>
              <w:pStyle w:val="TableParagraph"/>
              <w:numPr>
                <w:ilvl w:val="0"/>
                <w:numId w:val="31"/>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Building the Project Team</w:t>
            </w:r>
          </w:p>
          <w:p w14:paraId="0C785BA5" w14:textId="77777777" w:rsidR="006F16F4" w:rsidRPr="00DF4731" w:rsidRDefault="006F16F4" w:rsidP="00392252">
            <w:pPr>
              <w:pStyle w:val="TableParagraph"/>
              <w:numPr>
                <w:ilvl w:val="0"/>
                <w:numId w:val="31"/>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Characteristics of effective Project Teams</w:t>
            </w:r>
          </w:p>
          <w:p w14:paraId="134AFC60" w14:textId="3709FFDC" w:rsidR="00AB7C75" w:rsidRPr="00356086" w:rsidRDefault="006F16F4" w:rsidP="003342CF">
            <w:pPr>
              <w:pStyle w:val="TableParagraph"/>
              <w:numPr>
                <w:ilvl w:val="0"/>
                <w:numId w:val="31"/>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Stages in Team Development</w:t>
            </w:r>
          </w:p>
        </w:tc>
        <w:tc>
          <w:tcPr>
            <w:tcW w:w="3870" w:type="dxa"/>
          </w:tcPr>
          <w:p w14:paraId="2511788A" w14:textId="14623CE8" w:rsidR="008739BD" w:rsidRPr="00DF4731" w:rsidRDefault="00E34BEC" w:rsidP="008739BD">
            <w:pPr>
              <w:rPr>
                <w:rFonts w:ascii="Calibri Light" w:hAnsi="Calibri Light" w:cstheme="minorHAnsi"/>
                <w:noProof/>
                <w:sz w:val="20"/>
                <w:szCs w:val="20"/>
              </w:rPr>
            </w:pPr>
            <w:r>
              <w:rPr>
                <w:rFonts w:ascii="Calibri Light" w:hAnsi="Calibri Light" w:cstheme="minorHAnsi"/>
                <w:noProof/>
                <w:sz w:val="20"/>
                <w:szCs w:val="20"/>
              </w:rPr>
              <w:t xml:space="preserve">  </w:t>
            </w:r>
            <w:r w:rsidR="008739BD" w:rsidRPr="00DF4731">
              <w:rPr>
                <w:rFonts w:ascii="Calibri Light" w:hAnsi="Calibri Light" w:cstheme="minorHAnsi"/>
                <w:noProof/>
                <w:sz w:val="20"/>
                <w:szCs w:val="20"/>
              </w:rPr>
              <w:t xml:space="preserve">Lecture </w:t>
            </w:r>
          </w:p>
          <w:p w14:paraId="2A4A06A6" w14:textId="77777777" w:rsidR="008739BD" w:rsidRPr="00DF4731" w:rsidRDefault="008739BD" w:rsidP="008739BD">
            <w:pPr>
              <w:rPr>
                <w:rFonts w:ascii="Calibri Light" w:hAnsi="Calibri Light" w:cstheme="minorHAnsi"/>
                <w:noProof/>
                <w:sz w:val="20"/>
                <w:szCs w:val="20"/>
              </w:rPr>
            </w:pPr>
          </w:p>
          <w:p w14:paraId="74EDD0D7" w14:textId="77777777" w:rsidR="008739BD" w:rsidRPr="00DF4731" w:rsidRDefault="008739BD" w:rsidP="008739BD">
            <w:pPr>
              <w:rPr>
                <w:rFonts w:ascii="Calibri Light" w:hAnsi="Calibri Light" w:cstheme="minorHAnsi"/>
                <w:noProof/>
                <w:sz w:val="20"/>
                <w:szCs w:val="20"/>
              </w:rPr>
            </w:pPr>
          </w:p>
          <w:p w14:paraId="6271AD55" w14:textId="3D2762B8" w:rsidR="008739BD" w:rsidRDefault="00E34BEC" w:rsidP="008739BD">
            <w:pPr>
              <w:rPr>
                <w:rFonts w:ascii="Calibri Light" w:hAnsi="Calibri Light" w:cstheme="minorHAnsi"/>
                <w:noProof/>
                <w:sz w:val="20"/>
                <w:szCs w:val="20"/>
              </w:rPr>
            </w:pPr>
            <w:r>
              <w:rPr>
                <w:rFonts w:ascii="Calibri Light" w:hAnsi="Calibri Light" w:cstheme="minorHAnsi"/>
                <w:noProof/>
                <w:sz w:val="20"/>
                <w:szCs w:val="20"/>
              </w:rPr>
              <w:t xml:space="preserve">  </w:t>
            </w:r>
            <w:r w:rsidR="008739BD" w:rsidRPr="00DF4731">
              <w:rPr>
                <w:rFonts w:ascii="Calibri Light" w:hAnsi="Calibri Light" w:cstheme="minorHAnsi"/>
                <w:noProof/>
                <w:sz w:val="20"/>
                <w:szCs w:val="20"/>
              </w:rPr>
              <w:t>Seminar</w:t>
            </w:r>
          </w:p>
          <w:p w14:paraId="2B030C01" w14:textId="77777777" w:rsidR="00E34BEC" w:rsidRPr="00DF4731" w:rsidRDefault="00E34BEC" w:rsidP="008739BD">
            <w:pPr>
              <w:rPr>
                <w:rFonts w:ascii="Calibri Light" w:hAnsi="Calibri Light" w:cstheme="minorHAnsi"/>
                <w:noProof/>
                <w:sz w:val="20"/>
                <w:szCs w:val="20"/>
              </w:rPr>
            </w:pPr>
          </w:p>
          <w:p w14:paraId="72ED3071" w14:textId="05CDA45E" w:rsidR="00E34BEC" w:rsidRPr="00DF4731" w:rsidRDefault="00E34BEC" w:rsidP="00E34BEC">
            <w:pPr>
              <w:pStyle w:val="TableParagraph"/>
              <w:spacing w:line="247" w:lineRule="exact"/>
              <w:ind w:left="105"/>
              <w:rPr>
                <w:rFonts w:ascii="Calibri Light" w:hAnsi="Calibri Light" w:cstheme="minorHAnsi"/>
                <w:noProof/>
                <w:sz w:val="20"/>
                <w:szCs w:val="20"/>
              </w:rPr>
            </w:pPr>
            <w:r w:rsidRPr="00DF4731">
              <w:rPr>
                <w:rFonts w:ascii="Calibri Light" w:hAnsi="Calibri Light" w:cstheme="minorHAnsi"/>
                <w:b/>
                <w:bCs/>
                <w:noProof/>
                <w:w w:val="95"/>
                <w:sz w:val="20"/>
                <w:szCs w:val="20"/>
                <w:u w:val="single"/>
              </w:rPr>
              <w:t>TTF:</w:t>
            </w:r>
            <w:r w:rsidRPr="003342CF">
              <w:rPr>
                <w:rFonts w:ascii="Calibri Light" w:hAnsi="Calibri Light" w:cstheme="minorHAnsi"/>
                <w:b/>
                <w:bCs/>
                <w:noProof/>
                <w:w w:val="95"/>
                <w:sz w:val="20"/>
                <w:szCs w:val="20"/>
                <w:u w:val="single"/>
              </w:rPr>
              <w:t xml:space="preserve"> </w:t>
            </w:r>
            <w:r w:rsidRPr="003342CF">
              <w:rPr>
                <w:rFonts w:ascii="Calibri Light" w:hAnsi="Calibri Light" w:cstheme="minorHAnsi"/>
                <w:b/>
                <w:bCs/>
                <w:noProof/>
                <w:sz w:val="20"/>
                <w:szCs w:val="20"/>
                <w:u w:val="single"/>
              </w:rPr>
              <w:t>Work in progress presentation #</w:t>
            </w:r>
            <w:r>
              <w:rPr>
                <w:rFonts w:ascii="Calibri Light" w:hAnsi="Calibri Light" w:cstheme="minorHAnsi"/>
                <w:b/>
                <w:bCs/>
                <w:noProof/>
                <w:sz w:val="20"/>
                <w:szCs w:val="20"/>
                <w:u w:val="single"/>
              </w:rPr>
              <w:t>2</w:t>
            </w:r>
          </w:p>
          <w:p w14:paraId="7CC558E0" w14:textId="033DBFA1" w:rsidR="0093294E" w:rsidRDefault="0093294E" w:rsidP="00471CC5">
            <w:pPr>
              <w:jc w:val="right"/>
              <w:rPr>
                <w:rFonts w:ascii="Calibri Light" w:hAnsi="Calibri Light" w:cstheme="minorHAnsi"/>
                <w:noProof/>
                <w:w w:val="95"/>
                <w:sz w:val="20"/>
                <w:szCs w:val="20"/>
              </w:rPr>
            </w:pPr>
          </w:p>
          <w:p w14:paraId="697B72E8" w14:textId="536CAA69" w:rsidR="001F4002" w:rsidRPr="00DF4731" w:rsidRDefault="00471CC5" w:rsidP="00356086">
            <w:pPr>
              <w:jc w:val="right"/>
              <w:rPr>
                <w:rFonts w:ascii="Calibri Light" w:hAnsi="Calibri Light" w:cstheme="minorHAnsi"/>
                <w:noProof/>
                <w:sz w:val="20"/>
                <w:szCs w:val="20"/>
              </w:rPr>
            </w:pPr>
            <w:r w:rsidRPr="00DF4731">
              <w:rPr>
                <w:rFonts w:ascii="Calibri Light" w:hAnsi="Calibri Light" w:cstheme="minorHAnsi"/>
                <w:noProof/>
                <w:w w:val="95"/>
                <w:sz w:val="20"/>
                <w:szCs w:val="20"/>
              </w:rPr>
              <w:t>Delivered by Prof. Andreas Ditsche</w:t>
            </w:r>
          </w:p>
        </w:tc>
      </w:tr>
      <w:tr w:rsidR="001F4002" w:rsidRPr="00DF4731" w14:paraId="281FB6F6" w14:textId="77777777" w:rsidTr="00356086">
        <w:trPr>
          <w:gridAfter w:val="1"/>
          <w:wAfter w:w="7" w:type="dxa"/>
          <w:trHeight w:val="503"/>
        </w:trPr>
        <w:tc>
          <w:tcPr>
            <w:tcW w:w="1710" w:type="dxa"/>
            <w:shd w:val="clear" w:color="auto" w:fill="F1F1F1"/>
            <w:vAlign w:val="center"/>
          </w:tcPr>
          <w:p w14:paraId="13D671AC" w14:textId="4FABAE27" w:rsidR="001F4002" w:rsidRPr="00DF4731" w:rsidRDefault="00771A4A" w:rsidP="00356086">
            <w:pPr>
              <w:jc w:val="center"/>
              <w:rPr>
                <w:rFonts w:ascii="Calibri Light" w:hAnsi="Calibri Light" w:cstheme="minorHAnsi"/>
                <w:noProof/>
                <w:sz w:val="20"/>
                <w:szCs w:val="20"/>
              </w:rPr>
            </w:pPr>
            <w:r>
              <w:rPr>
                <w:rFonts w:ascii="Calibri Light" w:hAnsi="Calibri Light" w:cstheme="minorHAnsi"/>
                <w:noProof/>
                <w:sz w:val="20"/>
                <w:szCs w:val="20"/>
              </w:rPr>
              <w:t>W</w:t>
            </w:r>
            <w:r w:rsidR="001F4002" w:rsidRPr="00DF4731">
              <w:rPr>
                <w:rFonts w:ascii="Calibri Light" w:hAnsi="Calibri Light" w:cstheme="minorHAnsi"/>
                <w:noProof/>
                <w:sz w:val="20"/>
                <w:szCs w:val="20"/>
              </w:rPr>
              <w:t>EEK -8</w:t>
            </w:r>
          </w:p>
        </w:tc>
        <w:tc>
          <w:tcPr>
            <w:tcW w:w="5400" w:type="dxa"/>
            <w:vAlign w:val="center"/>
          </w:tcPr>
          <w:p w14:paraId="24D395F3" w14:textId="0D0821C0" w:rsidR="006F16F4" w:rsidRPr="006F16F4" w:rsidRDefault="006F16F4" w:rsidP="00356086">
            <w:pPr>
              <w:pStyle w:val="TableParagraph"/>
              <w:ind w:left="-181" w:right="167"/>
              <w:jc w:val="center"/>
              <w:rPr>
                <w:rFonts w:ascii="Calibri Light" w:hAnsi="Calibri Light" w:cstheme="minorHAnsi"/>
                <w:b/>
                <w:noProof/>
                <w:sz w:val="20"/>
                <w:szCs w:val="20"/>
              </w:rPr>
            </w:pPr>
            <w:r w:rsidRPr="00DF4731">
              <w:rPr>
                <w:rFonts w:ascii="Calibri Light" w:hAnsi="Calibri Light" w:cstheme="minorHAnsi"/>
                <w:b/>
                <w:noProof/>
                <w:sz w:val="20"/>
                <w:szCs w:val="20"/>
              </w:rPr>
              <w:t>MIDTERM EXAM</w:t>
            </w:r>
          </w:p>
        </w:tc>
        <w:tc>
          <w:tcPr>
            <w:tcW w:w="3870" w:type="dxa"/>
            <w:vAlign w:val="center"/>
          </w:tcPr>
          <w:p w14:paraId="1119DC28" w14:textId="3DCD7F09" w:rsidR="001F4002" w:rsidRPr="00356086" w:rsidRDefault="00356086" w:rsidP="00356086">
            <w:pPr>
              <w:pStyle w:val="TableParagraph"/>
              <w:spacing w:line="242" w:lineRule="exact"/>
              <w:ind w:left="105"/>
              <w:rPr>
                <w:rFonts w:ascii="Calibri Light" w:hAnsi="Calibri Light" w:cstheme="minorHAnsi"/>
                <w:bCs/>
                <w:i/>
                <w:iCs/>
                <w:noProof/>
                <w:sz w:val="20"/>
                <w:szCs w:val="20"/>
              </w:rPr>
            </w:pPr>
            <w:r w:rsidRPr="00356086">
              <w:rPr>
                <w:rFonts w:ascii="Calibri Light" w:hAnsi="Calibri Light" w:cstheme="minorHAnsi"/>
                <w:bCs/>
                <w:i/>
                <w:iCs/>
                <w:noProof/>
                <w:sz w:val="20"/>
                <w:szCs w:val="20"/>
              </w:rPr>
              <w:t>Duration 1 h</w:t>
            </w:r>
          </w:p>
        </w:tc>
      </w:tr>
      <w:tr w:rsidR="003425A8" w:rsidRPr="00DF4731" w14:paraId="2DFDD557" w14:textId="77777777" w:rsidTr="00356086">
        <w:trPr>
          <w:gridAfter w:val="1"/>
          <w:wAfter w:w="7" w:type="dxa"/>
          <w:trHeight w:val="1853"/>
        </w:trPr>
        <w:tc>
          <w:tcPr>
            <w:tcW w:w="1710" w:type="dxa"/>
            <w:shd w:val="clear" w:color="auto" w:fill="F1F1F1"/>
            <w:vAlign w:val="center"/>
          </w:tcPr>
          <w:p w14:paraId="68269114" w14:textId="77777777" w:rsidR="006F16F4" w:rsidRDefault="006F16F4" w:rsidP="00356086">
            <w:pPr>
              <w:jc w:val="center"/>
              <w:rPr>
                <w:rFonts w:ascii="Calibri Light" w:hAnsi="Calibri Light" w:cstheme="minorHAnsi"/>
                <w:noProof/>
                <w:sz w:val="20"/>
                <w:szCs w:val="20"/>
              </w:rPr>
            </w:pPr>
          </w:p>
          <w:p w14:paraId="3BECC27C" w14:textId="77777777" w:rsidR="006F16F4" w:rsidRDefault="006F16F4" w:rsidP="00356086">
            <w:pPr>
              <w:jc w:val="center"/>
              <w:rPr>
                <w:rFonts w:ascii="Calibri Light" w:hAnsi="Calibri Light" w:cstheme="minorHAnsi"/>
                <w:noProof/>
                <w:sz w:val="20"/>
                <w:szCs w:val="20"/>
              </w:rPr>
            </w:pPr>
          </w:p>
          <w:p w14:paraId="35AD4268" w14:textId="77777777" w:rsidR="006F16F4" w:rsidRDefault="006F16F4" w:rsidP="00356086">
            <w:pPr>
              <w:jc w:val="center"/>
              <w:rPr>
                <w:rFonts w:ascii="Calibri Light" w:hAnsi="Calibri Light" w:cstheme="minorHAnsi"/>
                <w:noProof/>
                <w:sz w:val="20"/>
                <w:szCs w:val="20"/>
              </w:rPr>
            </w:pPr>
          </w:p>
          <w:p w14:paraId="5611537C" w14:textId="0AD266BF" w:rsidR="003425A8" w:rsidRPr="00DF4731" w:rsidRDefault="003425A8"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-9</w:t>
            </w:r>
          </w:p>
        </w:tc>
        <w:tc>
          <w:tcPr>
            <w:tcW w:w="5400" w:type="dxa"/>
            <w:vAlign w:val="center"/>
          </w:tcPr>
          <w:p w14:paraId="54891C99" w14:textId="77777777" w:rsidR="006F16F4" w:rsidRPr="00DF4731" w:rsidRDefault="006F16F4" w:rsidP="006F16F4">
            <w:pPr>
              <w:pStyle w:val="TableParagraph"/>
              <w:ind w:left="179" w:right="167"/>
              <w:rPr>
                <w:rFonts w:ascii="Calibri Light" w:hAnsi="Calibri Light" w:cstheme="minorHAnsi"/>
                <w:b/>
                <w:bCs/>
                <w:noProof/>
                <w:sz w:val="20"/>
                <w:szCs w:val="20"/>
              </w:rPr>
            </w:pPr>
            <w:r w:rsidRPr="00DF4731">
              <w:rPr>
                <w:rFonts w:ascii="Calibri Light" w:hAnsi="Calibri Light" w:cstheme="minorHAnsi"/>
                <w:b/>
                <w:bCs/>
                <w:noProof/>
                <w:sz w:val="20"/>
                <w:szCs w:val="20"/>
              </w:rPr>
              <w:t xml:space="preserve">Chp. 9  Project Scheduling: Networks, Duration Estimation, and Critical Paths. </w:t>
            </w:r>
          </w:p>
          <w:p w14:paraId="2B1AF213"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43C58A3C" w14:textId="77777777" w:rsidR="006F16F4" w:rsidRPr="00DF4731" w:rsidRDefault="006F16F4" w:rsidP="006F16F4">
            <w:pPr>
              <w:pStyle w:val="TableParagraph"/>
              <w:ind w:left="179"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0C54F6A4"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(pp.:313 – 349) </w:t>
            </w:r>
          </w:p>
          <w:p w14:paraId="3286B910" w14:textId="77777777" w:rsidR="006F16F4" w:rsidRPr="00DF4731" w:rsidRDefault="006F16F4" w:rsidP="00392252">
            <w:pPr>
              <w:pStyle w:val="TableParagraph"/>
              <w:numPr>
                <w:ilvl w:val="0"/>
                <w:numId w:val="19"/>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Project Scheduling</w:t>
            </w:r>
          </w:p>
          <w:p w14:paraId="7576593A" w14:textId="77777777" w:rsidR="006F16F4" w:rsidRPr="00DF4731" w:rsidRDefault="006F16F4" w:rsidP="00392252">
            <w:pPr>
              <w:pStyle w:val="TableParagraph"/>
              <w:numPr>
                <w:ilvl w:val="0"/>
                <w:numId w:val="19"/>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Duration Estimation</w:t>
            </w:r>
          </w:p>
          <w:p w14:paraId="26E30B04" w14:textId="176689E7" w:rsidR="006F16F4" w:rsidRPr="003342CF" w:rsidRDefault="006F16F4" w:rsidP="00392252">
            <w:pPr>
              <w:pStyle w:val="TableParagraph"/>
              <w:numPr>
                <w:ilvl w:val="0"/>
                <w:numId w:val="19"/>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Constructing the Critical Path</w:t>
            </w:r>
          </w:p>
          <w:p w14:paraId="6F2A50A6" w14:textId="77777777" w:rsidR="006F16F4" w:rsidRPr="00DF4731" w:rsidRDefault="006F16F4" w:rsidP="006F16F4">
            <w:pPr>
              <w:ind w:left="179"/>
              <w:rPr>
                <w:rFonts w:ascii="Calibri Light" w:hAnsi="Calibri Light" w:cstheme="minorHAnsi"/>
                <w:b/>
                <w:bCs/>
                <w:noProof/>
                <w:sz w:val="20"/>
                <w:szCs w:val="20"/>
              </w:rPr>
            </w:pPr>
            <w:r w:rsidRPr="00DF4731">
              <w:rPr>
                <w:rFonts w:ascii="Calibri Light" w:hAnsi="Calibri Light" w:cstheme="minorHAnsi"/>
                <w:b/>
                <w:bCs/>
                <w:noProof/>
                <w:sz w:val="20"/>
                <w:szCs w:val="20"/>
              </w:rPr>
              <w:t>Chp. 10 Project Scheduling: Lagging, Crashing, and Activity Networks.</w:t>
            </w:r>
          </w:p>
          <w:p w14:paraId="4564D2FC" w14:textId="77777777" w:rsidR="006F16F4" w:rsidRPr="00DF4731" w:rsidRDefault="006F16F4" w:rsidP="006F16F4">
            <w:pPr>
              <w:pStyle w:val="TableParagraph"/>
              <w:ind w:left="179" w:right="167"/>
              <w:rPr>
                <w:rFonts w:ascii="Calibri Light" w:hAnsi="Calibri Light" w:cstheme="minorHAnsi"/>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47FEEFED" w14:textId="77777777" w:rsidR="006F16F4" w:rsidRPr="00DF4731" w:rsidRDefault="006F16F4" w:rsidP="006F16F4">
            <w:pPr>
              <w:pStyle w:val="TableParagraph"/>
              <w:ind w:left="179"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1A4743E5" w14:textId="77777777" w:rsidR="006F16F4" w:rsidRPr="00DF4731" w:rsidRDefault="006F16F4" w:rsidP="006F16F4">
            <w:pPr>
              <w:pStyle w:val="TableParagraph"/>
              <w:ind w:left="179"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(pp.:350 – 385) </w:t>
            </w:r>
          </w:p>
          <w:p w14:paraId="3B047824" w14:textId="77777777" w:rsidR="006F16F4" w:rsidRPr="00DF4731" w:rsidRDefault="006F16F4" w:rsidP="00392252">
            <w:pPr>
              <w:pStyle w:val="TableParagraph"/>
              <w:numPr>
                <w:ilvl w:val="0"/>
                <w:numId w:val="24"/>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Lags in Precedence Relationships</w:t>
            </w:r>
          </w:p>
          <w:p w14:paraId="3581CFA6" w14:textId="77777777" w:rsidR="006F16F4" w:rsidRPr="00DF4731" w:rsidRDefault="006F16F4" w:rsidP="00392252">
            <w:pPr>
              <w:pStyle w:val="TableParagraph"/>
              <w:numPr>
                <w:ilvl w:val="0"/>
                <w:numId w:val="24"/>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Gantt Charts</w:t>
            </w:r>
          </w:p>
          <w:p w14:paraId="71BCB281" w14:textId="527C5D54" w:rsidR="003425A8" w:rsidRPr="006F16F4" w:rsidRDefault="006F16F4" w:rsidP="00392252">
            <w:pPr>
              <w:pStyle w:val="ListParagraph"/>
              <w:numPr>
                <w:ilvl w:val="0"/>
                <w:numId w:val="24"/>
              </w:numPr>
              <w:spacing w:after="240"/>
              <w:ind w:left="1008"/>
              <w:rPr>
                <w:rFonts w:ascii="Calibri Light" w:hAnsi="Calibri Light" w:cstheme="minorHAnsi"/>
                <w:b/>
                <w:noProof/>
                <w:sz w:val="20"/>
                <w:szCs w:val="20"/>
              </w:rPr>
            </w:pPr>
            <w:r w:rsidRPr="006F16F4">
              <w:rPr>
                <w:rFonts w:ascii="Calibri Light" w:hAnsi="Calibri Light" w:cstheme="minorHAnsi"/>
                <w:noProof/>
                <w:sz w:val="20"/>
                <w:szCs w:val="20"/>
              </w:rPr>
              <w:t>Crashing Projects</w:t>
            </w:r>
          </w:p>
        </w:tc>
        <w:tc>
          <w:tcPr>
            <w:tcW w:w="3870" w:type="dxa"/>
            <w:vAlign w:val="center"/>
          </w:tcPr>
          <w:p w14:paraId="1C0AC15F" w14:textId="77777777" w:rsidR="00504C85" w:rsidRDefault="00504C85" w:rsidP="00504C85">
            <w:pPr>
              <w:spacing w:after="240"/>
              <w:ind w:left="882"/>
              <w:jc w:val="center"/>
              <w:rPr>
                <w:rFonts w:ascii="Calibri Light" w:hAnsi="Calibri Light" w:cstheme="minorHAnsi"/>
                <w:noProof/>
                <w:w w:val="95"/>
                <w:sz w:val="20"/>
                <w:szCs w:val="20"/>
              </w:rPr>
            </w:pPr>
          </w:p>
          <w:p w14:paraId="6C1B6143" w14:textId="77777777" w:rsidR="00504C85" w:rsidRDefault="00504C85" w:rsidP="00504C85">
            <w:pPr>
              <w:spacing w:after="240"/>
              <w:ind w:left="882"/>
              <w:jc w:val="right"/>
              <w:rPr>
                <w:rFonts w:ascii="Calibri Light" w:hAnsi="Calibri Light" w:cstheme="minorHAnsi"/>
                <w:noProof/>
                <w:w w:val="95"/>
                <w:sz w:val="20"/>
                <w:szCs w:val="20"/>
              </w:rPr>
            </w:pPr>
          </w:p>
          <w:p w14:paraId="545AB9C7" w14:textId="77777777" w:rsidR="00504C85" w:rsidRDefault="00504C85" w:rsidP="00504C85">
            <w:pPr>
              <w:spacing w:after="240"/>
              <w:ind w:left="882"/>
              <w:jc w:val="right"/>
              <w:rPr>
                <w:rFonts w:ascii="Calibri Light" w:hAnsi="Calibri Light" w:cstheme="minorHAnsi"/>
                <w:noProof/>
                <w:w w:val="95"/>
                <w:sz w:val="20"/>
                <w:szCs w:val="20"/>
              </w:rPr>
            </w:pPr>
          </w:p>
          <w:p w14:paraId="64F52C6F" w14:textId="77777777" w:rsidR="00504C85" w:rsidRDefault="00504C85" w:rsidP="00504C85">
            <w:pPr>
              <w:spacing w:after="240"/>
              <w:ind w:left="882"/>
              <w:jc w:val="right"/>
              <w:rPr>
                <w:rFonts w:ascii="Calibri Light" w:hAnsi="Calibri Light" w:cstheme="minorHAnsi"/>
                <w:noProof/>
                <w:w w:val="95"/>
                <w:sz w:val="20"/>
                <w:szCs w:val="20"/>
              </w:rPr>
            </w:pPr>
          </w:p>
          <w:p w14:paraId="711B1EAF" w14:textId="77777777" w:rsidR="00504C85" w:rsidRDefault="00504C85" w:rsidP="00504C85">
            <w:pPr>
              <w:spacing w:after="240"/>
              <w:ind w:left="882"/>
              <w:jc w:val="right"/>
              <w:rPr>
                <w:rFonts w:ascii="Calibri Light" w:hAnsi="Calibri Light" w:cstheme="minorHAnsi"/>
                <w:noProof/>
                <w:w w:val="95"/>
                <w:sz w:val="20"/>
                <w:szCs w:val="20"/>
              </w:rPr>
            </w:pPr>
          </w:p>
          <w:p w14:paraId="7D82475E" w14:textId="77777777" w:rsidR="00504C85" w:rsidRDefault="00504C85" w:rsidP="00504C85">
            <w:pPr>
              <w:spacing w:after="240"/>
              <w:ind w:left="882"/>
              <w:jc w:val="right"/>
              <w:rPr>
                <w:rFonts w:ascii="Calibri Light" w:hAnsi="Calibri Light" w:cstheme="minorHAnsi"/>
                <w:noProof/>
                <w:w w:val="95"/>
                <w:sz w:val="20"/>
                <w:szCs w:val="20"/>
              </w:rPr>
            </w:pPr>
          </w:p>
          <w:p w14:paraId="2C0F69B0" w14:textId="77777777" w:rsidR="00504C85" w:rsidRDefault="00504C85" w:rsidP="00504C85">
            <w:pPr>
              <w:spacing w:after="240"/>
              <w:ind w:left="882"/>
              <w:jc w:val="right"/>
              <w:rPr>
                <w:rFonts w:ascii="Calibri Light" w:hAnsi="Calibri Light" w:cstheme="minorHAnsi"/>
                <w:noProof/>
                <w:w w:val="95"/>
                <w:sz w:val="20"/>
                <w:szCs w:val="20"/>
              </w:rPr>
            </w:pPr>
          </w:p>
          <w:p w14:paraId="6F1905BB" w14:textId="09F8E254" w:rsidR="003425A8" w:rsidRPr="00341C26" w:rsidRDefault="00504C85" w:rsidP="00356086">
            <w:pPr>
              <w:ind w:left="882"/>
              <w:jc w:val="right"/>
              <w:rPr>
                <w:rFonts w:ascii="Calibri Light" w:hAnsi="Calibri Light" w:cstheme="minorHAnsi"/>
                <w:b/>
                <w:noProof/>
                <w:sz w:val="20"/>
                <w:szCs w:val="20"/>
              </w:rPr>
            </w:pPr>
            <w:r w:rsidRPr="00DF4731">
              <w:rPr>
                <w:rFonts w:ascii="Calibri Light" w:hAnsi="Calibri Light" w:cstheme="minorHAnsi"/>
                <w:noProof/>
                <w:w w:val="95"/>
                <w:sz w:val="20"/>
                <w:szCs w:val="20"/>
              </w:rPr>
              <w:t>Delivered by Prof. Andreas Ditsche</w:t>
            </w:r>
          </w:p>
        </w:tc>
      </w:tr>
      <w:tr w:rsidR="001F4002" w:rsidRPr="00DF4731" w14:paraId="7623CFA5" w14:textId="77777777" w:rsidTr="00356086">
        <w:trPr>
          <w:trHeight w:val="1055"/>
        </w:trPr>
        <w:tc>
          <w:tcPr>
            <w:tcW w:w="1710" w:type="dxa"/>
            <w:shd w:val="clear" w:color="auto" w:fill="F1F1F1"/>
            <w:vAlign w:val="center"/>
          </w:tcPr>
          <w:p w14:paraId="2F3DADEC" w14:textId="57A6C684" w:rsidR="001F4002" w:rsidRPr="00DF4731" w:rsidRDefault="001F4002" w:rsidP="00356086">
            <w:pPr>
              <w:jc w:val="center"/>
              <w:rPr>
                <w:rFonts w:ascii="Calibri Light" w:hAnsi="Calibri Light" w:cstheme="minorHAnsi"/>
                <w:noProof/>
                <w:sz w:val="20"/>
                <w:szCs w:val="20"/>
              </w:rPr>
            </w:pPr>
          </w:p>
          <w:p w14:paraId="5AB72FE9" w14:textId="78795EAE" w:rsidR="000802AA"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-10</w:t>
            </w:r>
          </w:p>
        </w:tc>
        <w:tc>
          <w:tcPr>
            <w:tcW w:w="5400" w:type="dxa"/>
          </w:tcPr>
          <w:p w14:paraId="27EC7E5C" w14:textId="77777777" w:rsidR="006F16F4" w:rsidRPr="00DF4731" w:rsidRDefault="006F16F4" w:rsidP="006F16F4">
            <w:pPr>
              <w:pStyle w:val="TableParagraph"/>
              <w:ind w:left="185" w:right="167"/>
              <w:rPr>
                <w:rFonts w:ascii="Calibri Light" w:hAnsi="Calibri Light" w:cstheme="minorHAnsi"/>
                <w:b/>
                <w:bCs/>
                <w:noProof/>
                <w:sz w:val="20"/>
                <w:szCs w:val="20"/>
              </w:rPr>
            </w:pPr>
            <w:r w:rsidRPr="00DF4731">
              <w:rPr>
                <w:rFonts w:ascii="Calibri Light" w:hAnsi="Calibri Light" w:cstheme="minorHAnsi"/>
                <w:b/>
                <w:bCs/>
                <w:noProof/>
                <w:sz w:val="20"/>
                <w:szCs w:val="20"/>
              </w:rPr>
              <w:t xml:space="preserve">Chp. 12 Resource Management </w:t>
            </w:r>
          </w:p>
          <w:p w14:paraId="36B85867" w14:textId="77777777" w:rsidR="006F16F4" w:rsidRPr="00DF4731" w:rsidRDefault="006F16F4" w:rsidP="006F16F4">
            <w:pPr>
              <w:pStyle w:val="TableParagraph"/>
              <w:ind w:left="185"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59243E1C" w14:textId="77777777" w:rsidR="006F16F4" w:rsidRPr="00DF4731" w:rsidRDefault="006F16F4" w:rsidP="006F16F4">
            <w:pPr>
              <w:pStyle w:val="TableParagraph"/>
              <w:ind w:left="185"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5E6F9814" w14:textId="77777777" w:rsidR="006F16F4" w:rsidRPr="00DF4731" w:rsidRDefault="006F16F4" w:rsidP="006F16F4">
            <w:pPr>
              <w:pStyle w:val="TableParagraph"/>
              <w:ind w:left="185"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(pp.:420 – 451) </w:t>
            </w:r>
          </w:p>
          <w:p w14:paraId="7A2A2448" w14:textId="77777777" w:rsidR="006F16F4" w:rsidRPr="00DF4731" w:rsidRDefault="006F16F4" w:rsidP="00392252">
            <w:pPr>
              <w:pStyle w:val="TableParagraph"/>
              <w:numPr>
                <w:ilvl w:val="0"/>
                <w:numId w:val="25"/>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The Basis of Resource Constraints</w:t>
            </w:r>
          </w:p>
          <w:p w14:paraId="3DBEE960" w14:textId="77777777" w:rsidR="006F16F4" w:rsidRPr="00DF4731" w:rsidRDefault="006F16F4" w:rsidP="00392252">
            <w:pPr>
              <w:pStyle w:val="TableParagraph"/>
              <w:numPr>
                <w:ilvl w:val="0"/>
                <w:numId w:val="25"/>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Resource Loading</w:t>
            </w:r>
          </w:p>
          <w:p w14:paraId="3F9B5BDC" w14:textId="6F861CE9" w:rsidR="00465074" w:rsidRPr="00356086" w:rsidRDefault="006F16F4" w:rsidP="003342CF">
            <w:pPr>
              <w:pStyle w:val="TableParagraph"/>
              <w:numPr>
                <w:ilvl w:val="0"/>
                <w:numId w:val="25"/>
              </w:numPr>
              <w:ind w:left="1008" w:right="167"/>
              <w:rPr>
                <w:rFonts w:ascii="Calibri Light" w:hAnsi="Calibri Light" w:cstheme="minorHAnsi"/>
                <w:noProof/>
                <w:sz w:val="20"/>
                <w:szCs w:val="20"/>
              </w:rPr>
            </w:pPr>
            <w:r w:rsidRPr="00DF4731">
              <w:rPr>
                <w:rFonts w:ascii="Calibri Light" w:hAnsi="Calibri Light" w:cstheme="minorHAnsi"/>
                <w:noProof/>
                <w:sz w:val="20"/>
                <w:szCs w:val="20"/>
              </w:rPr>
              <w:t>Resource Leveling</w:t>
            </w:r>
          </w:p>
        </w:tc>
        <w:tc>
          <w:tcPr>
            <w:tcW w:w="3877" w:type="dxa"/>
            <w:gridSpan w:val="2"/>
          </w:tcPr>
          <w:p w14:paraId="0872BA47" w14:textId="7660375F" w:rsidR="00D857A0" w:rsidRPr="00DF4731" w:rsidRDefault="00E34BEC" w:rsidP="00431417">
            <w:pPr>
              <w:rPr>
                <w:rFonts w:ascii="Calibri Light" w:hAnsi="Calibri Light" w:cstheme="minorHAnsi"/>
                <w:noProof/>
                <w:sz w:val="20"/>
                <w:szCs w:val="20"/>
              </w:rPr>
            </w:pPr>
            <w:r>
              <w:rPr>
                <w:rFonts w:ascii="Calibri Light" w:hAnsi="Calibri Light" w:cstheme="minorHAnsi"/>
                <w:noProof/>
                <w:sz w:val="20"/>
                <w:szCs w:val="20"/>
              </w:rPr>
              <w:t xml:space="preserve">  </w:t>
            </w:r>
            <w:r w:rsidR="001F4002" w:rsidRPr="00DF4731">
              <w:rPr>
                <w:rFonts w:ascii="Calibri Light" w:hAnsi="Calibri Light" w:cstheme="minorHAnsi"/>
                <w:noProof/>
                <w:sz w:val="20"/>
                <w:szCs w:val="20"/>
              </w:rPr>
              <w:t xml:space="preserve">Lecture </w:t>
            </w:r>
          </w:p>
          <w:p w14:paraId="00794972" w14:textId="77777777" w:rsidR="00AA1FB0" w:rsidRPr="00DF4731" w:rsidRDefault="00AA1FB0" w:rsidP="00431417">
            <w:pPr>
              <w:rPr>
                <w:rFonts w:ascii="Calibri Light" w:hAnsi="Calibri Light" w:cstheme="minorHAnsi"/>
                <w:noProof/>
                <w:sz w:val="20"/>
                <w:szCs w:val="20"/>
              </w:rPr>
            </w:pPr>
          </w:p>
          <w:p w14:paraId="457F39FB" w14:textId="01197BEE" w:rsidR="00E34BEC" w:rsidRDefault="00E34BEC" w:rsidP="00431417">
            <w:pPr>
              <w:rPr>
                <w:rFonts w:ascii="Calibri Light" w:hAnsi="Calibri Light" w:cstheme="minorHAnsi"/>
                <w:noProof/>
                <w:sz w:val="20"/>
                <w:szCs w:val="20"/>
              </w:rPr>
            </w:pPr>
            <w:r>
              <w:rPr>
                <w:rFonts w:ascii="Calibri Light" w:hAnsi="Calibri Light" w:cstheme="minorHAnsi"/>
                <w:noProof/>
                <w:sz w:val="20"/>
                <w:szCs w:val="20"/>
              </w:rPr>
              <w:t xml:space="preserve">  </w:t>
            </w:r>
            <w:r w:rsidR="001F4002" w:rsidRPr="00DF4731">
              <w:rPr>
                <w:rFonts w:ascii="Calibri Light" w:hAnsi="Calibri Light" w:cstheme="minorHAnsi"/>
                <w:noProof/>
                <w:sz w:val="20"/>
                <w:szCs w:val="20"/>
              </w:rPr>
              <w:t>Seminar</w:t>
            </w:r>
          </w:p>
          <w:p w14:paraId="49B4115B" w14:textId="77777777" w:rsidR="00E34BEC" w:rsidRPr="00DF4731" w:rsidRDefault="00E34BEC" w:rsidP="00431417">
            <w:pPr>
              <w:rPr>
                <w:rFonts w:ascii="Calibri Light" w:hAnsi="Calibri Light" w:cstheme="minorHAnsi"/>
                <w:noProof/>
                <w:sz w:val="20"/>
                <w:szCs w:val="20"/>
              </w:rPr>
            </w:pPr>
          </w:p>
          <w:p w14:paraId="632B4DA1" w14:textId="77777777" w:rsidR="00E34BEC" w:rsidRPr="00E34BEC" w:rsidRDefault="67CC8010" w:rsidP="0334A0E0">
            <w:pPr>
              <w:rPr>
                <w:rFonts w:ascii="Calibri Light" w:hAnsi="Calibri Light" w:cstheme="minorBidi"/>
                <w:noProof/>
                <w:sz w:val="20"/>
                <w:szCs w:val="20"/>
                <w:u w:val="single"/>
              </w:rPr>
            </w:pPr>
            <w:r w:rsidRPr="7DE1AF3A">
              <w:rPr>
                <w:rFonts w:ascii="Calibri Light" w:hAnsi="Calibri Light" w:cstheme="minorBidi"/>
                <w:b/>
                <w:bCs/>
                <w:noProof/>
                <w:sz w:val="20"/>
                <w:szCs w:val="20"/>
              </w:rPr>
              <w:t xml:space="preserve">  </w:t>
            </w:r>
            <w:r w:rsidRPr="7DE1AF3A">
              <w:rPr>
                <w:rFonts w:ascii="Calibri Light" w:hAnsi="Calibri Light" w:cstheme="minorBidi"/>
                <w:b/>
                <w:bCs/>
                <w:noProof/>
                <w:sz w:val="20"/>
                <w:szCs w:val="20"/>
                <w:u w:val="single"/>
              </w:rPr>
              <w:t>TTF: Quiz #4</w:t>
            </w:r>
          </w:p>
          <w:p w14:paraId="23BEF9CD" w14:textId="0F4E1593" w:rsidR="00A05FA4" w:rsidRPr="00DF4731" w:rsidRDefault="00A05FA4" w:rsidP="00431417">
            <w:pPr>
              <w:rPr>
                <w:rFonts w:ascii="Calibri Light" w:hAnsi="Calibri Light" w:cstheme="minorHAnsi"/>
                <w:noProof/>
                <w:sz w:val="20"/>
                <w:szCs w:val="20"/>
              </w:rPr>
            </w:pPr>
          </w:p>
          <w:p w14:paraId="7DD7A2E4" w14:textId="77777777" w:rsidR="001F4002" w:rsidRPr="00DF4731" w:rsidRDefault="001F4002" w:rsidP="00431417">
            <w:pPr>
              <w:rPr>
                <w:rFonts w:ascii="Calibri Light" w:hAnsi="Calibri Light" w:cstheme="minorHAnsi"/>
                <w:noProof/>
                <w:sz w:val="20"/>
                <w:szCs w:val="20"/>
              </w:rPr>
            </w:pPr>
          </w:p>
          <w:p w14:paraId="78A53D0B" w14:textId="10A0131D" w:rsidR="001F4002" w:rsidRPr="00DF4731" w:rsidRDefault="000802AA" w:rsidP="00431417">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 xml:space="preserve">Delivered by Prof. </w:t>
            </w:r>
            <w:r w:rsidR="00504C85" w:rsidRPr="00DF4731">
              <w:rPr>
                <w:rFonts w:ascii="Calibri Light" w:hAnsi="Calibri Light" w:cstheme="minorHAnsi"/>
                <w:noProof/>
                <w:w w:val="95"/>
                <w:sz w:val="20"/>
                <w:szCs w:val="20"/>
              </w:rPr>
              <w:t>Andreas Ditsche</w:t>
            </w:r>
          </w:p>
        </w:tc>
      </w:tr>
      <w:tr w:rsidR="001F4002" w:rsidRPr="00DF4731" w14:paraId="7F6FEB5C" w14:textId="77777777" w:rsidTr="00356086">
        <w:trPr>
          <w:trHeight w:val="2051"/>
        </w:trPr>
        <w:tc>
          <w:tcPr>
            <w:tcW w:w="1710" w:type="dxa"/>
            <w:shd w:val="clear" w:color="auto" w:fill="F1F1F1"/>
            <w:vAlign w:val="center"/>
          </w:tcPr>
          <w:p w14:paraId="7BE17B46" w14:textId="77777777" w:rsidR="001F4002" w:rsidRPr="00DF4731" w:rsidRDefault="001F4002" w:rsidP="00356086">
            <w:pPr>
              <w:jc w:val="center"/>
              <w:rPr>
                <w:rFonts w:ascii="Calibri Light" w:hAnsi="Calibri Light" w:cstheme="minorHAnsi"/>
                <w:noProof/>
                <w:sz w:val="20"/>
                <w:szCs w:val="20"/>
              </w:rPr>
            </w:pPr>
          </w:p>
          <w:p w14:paraId="56E1E87F" w14:textId="63323E35" w:rsidR="000802AA"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-11</w:t>
            </w:r>
          </w:p>
        </w:tc>
        <w:tc>
          <w:tcPr>
            <w:tcW w:w="5400" w:type="dxa"/>
          </w:tcPr>
          <w:p w14:paraId="783E85F3" w14:textId="77777777" w:rsidR="006F16F4" w:rsidRPr="00DF4731" w:rsidRDefault="006F16F4" w:rsidP="006F16F4">
            <w:pPr>
              <w:pStyle w:val="TableParagraph"/>
              <w:ind w:left="185" w:right="167"/>
              <w:rPr>
                <w:rFonts w:ascii="Calibri Light" w:hAnsi="Calibri Light" w:cstheme="minorHAnsi"/>
                <w:b/>
                <w:bCs/>
                <w:noProof/>
                <w:sz w:val="20"/>
                <w:szCs w:val="20"/>
              </w:rPr>
            </w:pPr>
            <w:r w:rsidRPr="00DF4731">
              <w:rPr>
                <w:rFonts w:ascii="Calibri Light" w:hAnsi="Calibri Light" w:cstheme="minorHAnsi"/>
                <w:b/>
                <w:bCs/>
                <w:noProof/>
                <w:sz w:val="20"/>
                <w:szCs w:val="20"/>
              </w:rPr>
              <w:t xml:space="preserve">Chp. 13 Project Evaluation and Control </w:t>
            </w:r>
          </w:p>
          <w:p w14:paraId="11A5C17A" w14:textId="77777777" w:rsidR="006F16F4" w:rsidRPr="00DF4731" w:rsidRDefault="006F16F4" w:rsidP="006F16F4">
            <w:pPr>
              <w:pStyle w:val="TableParagraph"/>
              <w:ind w:left="185"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1EFC2516" w14:textId="77777777" w:rsidR="006F16F4" w:rsidRPr="00DF4731" w:rsidRDefault="006F16F4" w:rsidP="006F16F4">
            <w:pPr>
              <w:pStyle w:val="TableParagraph"/>
              <w:ind w:left="185"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4A278692" w14:textId="77777777" w:rsidR="006F16F4" w:rsidRPr="00DF4731" w:rsidRDefault="006F16F4" w:rsidP="006F16F4">
            <w:pPr>
              <w:pStyle w:val="TableParagraph"/>
              <w:ind w:left="185"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(pp.:452 – 495) </w:t>
            </w:r>
          </w:p>
          <w:p w14:paraId="6962771D" w14:textId="77777777" w:rsidR="006F16F4" w:rsidRPr="00DF4731" w:rsidRDefault="006F16F4" w:rsidP="00392252">
            <w:pPr>
              <w:pStyle w:val="TableParagraph"/>
              <w:numPr>
                <w:ilvl w:val="0"/>
                <w:numId w:val="32"/>
              </w:numPr>
              <w:ind w:left="1098" w:right="167"/>
              <w:rPr>
                <w:rFonts w:ascii="Calibri Light" w:hAnsi="Calibri Light" w:cstheme="minorHAnsi"/>
                <w:noProof/>
                <w:sz w:val="20"/>
                <w:szCs w:val="20"/>
              </w:rPr>
            </w:pPr>
            <w:r w:rsidRPr="00DF4731">
              <w:rPr>
                <w:rFonts w:ascii="Calibri Light" w:hAnsi="Calibri Light" w:cstheme="minorHAnsi"/>
                <w:noProof/>
                <w:sz w:val="20"/>
                <w:szCs w:val="20"/>
              </w:rPr>
              <w:t>Control Cycles – A General Model</w:t>
            </w:r>
          </w:p>
          <w:p w14:paraId="018078D8" w14:textId="77777777" w:rsidR="006F16F4" w:rsidRPr="00DF4731" w:rsidRDefault="006F16F4" w:rsidP="00392252">
            <w:pPr>
              <w:pStyle w:val="TableParagraph"/>
              <w:numPr>
                <w:ilvl w:val="0"/>
                <w:numId w:val="32"/>
              </w:numPr>
              <w:ind w:left="1098" w:right="167"/>
              <w:rPr>
                <w:rFonts w:ascii="Calibri Light" w:hAnsi="Calibri Light" w:cstheme="minorHAnsi"/>
                <w:noProof/>
                <w:sz w:val="20"/>
                <w:szCs w:val="20"/>
              </w:rPr>
            </w:pPr>
            <w:r w:rsidRPr="00DF4731">
              <w:rPr>
                <w:rFonts w:ascii="Calibri Light" w:hAnsi="Calibri Light" w:cstheme="minorHAnsi"/>
                <w:noProof/>
                <w:sz w:val="20"/>
                <w:szCs w:val="20"/>
              </w:rPr>
              <w:t>Monitoring Project Performance</w:t>
            </w:r>
          </w:p>
          <w:p w14:paraId="5D25C2A4" w14:textId="24B96C38" w:rsidR="006F16F4" w:rsidRPr="00356086" w:rsidRDefault="006F16F4" w:rsidP="00356086">
            <w:pPr>
              <w:pStyle w:val="TableParagraph"/>
              <w:numPr>
                <w:ilvl w:val="0"/>
                <w:numId w:val="32"/>
              </w:numPr>
              <w:ind w:left="1098" w:right="167"/>
              <w:rPr>
                <w:rFonts w:ascii="Calibri Light" w:hAnsi="Calibri Light" w:cstheme="minorHAnsi"/>
                <w:noProof/>
                <w:sz w:val="20"/>
                <w:szCs w:val="20"/>
              </w:rPr>
            </w:pPr>
            <w:r w:rsidRPr="00DF4731">
              <w:rPr>
                <w:rFonts w:ascii="Calibri Light" w:hAnsi="Calibri Light" w:cstheme="minorHAnsi"/>
                <w:noProof/>
                <w:sz w:val="20"/>
                <w:szCs w:val="20"/>
              </w:rPr>
              <w:t>Earned Value Management</w:t>
            </w:r>
          </w:p>
        </w:tc>
        <w:tc>
          <w:tcPr>
            <w:tcW w:w="3877" w:type="dxa"/>
            <w:gridSpan w:val="2"/>
          </w:tcPr>
          <w:p w14:paraId="1C13A28F" w14:textId="02253B65" w:rsidR="00D857A0" w:rsidRPr="00DF4731" w:rsidRDefault="00E34BEC" w:rsidP="00431417">
            <w:pPr>
              <w:rPr>
                <w:rFonts w:ascii="Calibri Light" w:hAnsi="Calibri Light" w:cstheme="minorHAnsi"/>
                <w:noProof/>
                <w:sz w:val="20"/>
                <w:szCs w:val="20"/>
              </w:rPr>
            </w:pPr>
            <w:r>
              <w:rPr>
                <w:rFonts w:ascii="Calibri Light" w:hAnsi="Calibri Light" w:cstheme="minorHAnsi"/>
                <w:noProof/>
                <w:sz w:val="20"/>
                <w:szCs w:val="20"/>
              </w:rPr>
              <w:t xml:space="preserve">  </w:t>
            </w:r>
            <w:r w:rsidR="00D857A0" w:rsidRPr="00DF4731">
              <w:rPr>
                <w:rFonts w:ascii="Calibri Light" w:hAnsi="Calibri Light" w:cstheme="minorHAnsi"/>
                <w:noProof/>
                <w:sz w:val="20"/>
                <w:szCs w:val="20"/>
              </w:rPr>
              <w:t>Lecture</w:t>
            </w:r>
          </w:p>
          <w:p w14:paraId="6667DE21" w14:textId="52C49D5F" w:rsidR="00CD4D4D" w:rsidRPr="00E34BEC" w:rsidRDefault="67CC8010" w:rsidP="7DE1AF3A">
            <w:pPr>
              <w:spacing w:line="360" w:lineRule="auto"/>
              <w:rPr>
                <w:rFonts w:ascii="Calibri Light" w:hAnsi="Calibri Light" w:cstheme="minorBidi"/>
                <w:b/>
                <w:bCs/>
                <w:noProof/>
                <w:sz w:val="20"/>
                <w:szCs w:val="20"/>
                <w:highlight w:val="yellow"/>
                <w:u w:val="single"/>
              </w:rPr>
            </w:pPr>
            <w:r w:rsidRPr="7DE1AF3A">
              <w:rPr>
                <w:rFonts w:ascii="Calibri Light" w:hAnsi="Calibri Light" w:cstheme="minorBidi"/>
                <w:b/>
                <w:bCs/>
                <w:noProof/>
                <w:sz w:val="20"/>
                <w:szCs w:val="20"/>
              </w:rPr>
              <w:t xml:space="preserve">  </w:t>
            </w:r>
            <w:r w:rsidR="00AC1A60" w:rsidRPr="7DE1AF3A">
              <w:rPr>
                <w:rFonts w:ascii="Calibri Light" w:hAnsi="Calibri Light" w:cstheme="minorBidi"/>
                <w:b/>
                <w:bCs/>
                <w:noProof/>
                <w:sz w:val="20"/>
                <w:szCs w:val="20"/>
                <w:u w:val="single"/>
              </w:rPr>
              <w:t>TTF: Quiz #</w:t>
            </w:r>
            <w:r w:rsidR="00AC1A60">
              <w:rPr>
                <w:rFonts w:ascii="Calibri Light" w:hAnsi="Calibri Light" w:cstheme="minorBidi"/>
                <w:b/>
                <w:bCs/>
                <w:noProof/>
                <w:sz w:val="20"/>
                <w:szCs w:val="20"/>
                <w:u w:val="single"/>
              </w:rPr>
              <w:t>5</w:t>
            </w:r>
          </w:p>
          <w:p w14:paraId="72427FE3" w14:textId="77777777" w:rsidR="00E34BEC" w:rsidRDefault="00E34BEC" w:rsidP="00431417">
            <w:pPr>
              <w:rPr>
                <w:rFonts w:ascii="Calibri Light" w:hAnsi="Calibri Light" w:cstheme="minorHAnsi"/>
                <w:noProof/>
                <w:sz w:val="20"/>
                <w:szCs w:val="20"/>
              </w:rPr>
            </w:pPr>
          </w:p>
          <w:p w14:paraId="1F3A36E9" w14:textId="4400F3DA" w:rsidR="001F4002" w:rsidRPr="00DF4731" w:rsidRDefault="00E34BEC" w:rsidP="00431417">
            <w:pPr>
              <w:rPr>
                <w:rFonts w:ascii="Calibri Light" w:hAnsi="Calibri Light" w:cstheme="minorHAnsi"/>
                <w:noProof/>
                <w:sz w:val="20"/>
                <w:szCs w:val="20"/>
              </w:rPr>
            </w:pPr>
            <w:r>
              <w:rPr>
                <w:rFonts w:ascii="Calibri Light" w:hAnsi="Calibri Light" w:cstheme="minorHAnsi"/>
                <w:noProof/>
                <w:sz w:val="20"/>
                <w:szCs w:val="20"/>
              </w:rPr>
              <w:t xml:space="preserve">  </w:t>
            </w:r>
            <w:r w:rsidR="00D857A0" w:rsidRPr="00DF4731">
              <w:rPr>
                <w:rFonts w:ascii="Calibri Light" w:hAnsi="Calibri Light" w:cstheme="minorHAnsi"/>
                <w:noProof/>
                <w:sz w:val="20"/>
                <w:szCs w:val="20"/>
              </w:rPr>
              <w:t>Seminar</w:t>
            </w:r>
          </w:p>
          <w:p w14:paraId="6219F98B" w14:textId="77777777" w:rsidR="00E34BEC" w:rsidRDefault="00E34BEC" w:rsidP="00E34BEC">
            <w:pPr>
              <w:pStyle w:val="TableParagraph"/>
              <w:spacing w:line="247" w:lineRule="exact"/>
              <w:ind w:left="105"/>
              <w:rPr>
                <w:rFonts w:ascii="Calibri Light" w:hAnsi="Calibri Light" w:cstheme="minorHAnsi"/>
                <w:noProof/>
                <w:w w:val="95"/>
                <w:sz w:val="20"/>
                <w:szCs w:val="20"/>
              </w:rPr>
            </w:pPr>
          </w:p>
          <w:p w14:paraId="338943EE" w14:textId="1CBD7D0E" w:rsidR="00E34BEC" w:rsidRPr="00DF4731" w:rsidRDefault="00E34BEC" w:rsidP="00E34BEC">
            <w:pPr>
              <w:pStyle w:val="TableParagraph"/>
              <w:spacing w:line="247" w:lineRule="exact"/>
              <w:ind w:left="105"/>
              <w:rPr>
                <w:rFonts w:ascii="Calibri Light" w:hAnsi="Calibri Light" w:cstheme="minorHAnsi"/>
                <w:noProof/>
                <w:sz w:val="20"/>
                <w:szCs w:val="20"/>
              </w:rPr>
            </w:pPr>
            <w:r w:rsidRPr="00DF4731">
              <w:rPr>
                <w:rFonts w:ascii="Calibri Light" w:hAnsi="Calibri Light" w:cstheme="minorHAnsi"/>
                <w:b/>
                <w:bCs/>
                <w:noProof/>
                <w:w w:val="95"/>
                <w:sz w:val="20"/>
                <w:szCs w:val="20"/>
                <w:u w:val="single"/>
              </w:rPr>
              <w:t>TTF:</w:t>
            </w:r>
            <w:r w:rsidRPr="003342CF">
              <w:rPr>
                <w:rFonts w:ascii="Calibri Light" w:hAnsi="Calibri Light" w:cstheme="minorHAnsi"/>
                <w:b/>
                <w:bCs/>
                <w:noProof/>
                <w:w w:val="95"/>
                <w:sz w:val="20"/>
                <w:szCs w:val="20"/>
                <w:u w:val="single"/>
              </w:rPr>
              <w:t xml:space="preserve"> </w:t>
            </w:r>
            <w:r w:rsidRPr="003342CF">
              <w:rPr>
                <w:rFonts w:ascii="Calibri Light" w:hAnsi="Calibri Light" w:cstheme="minorHAnsi"/>
                <w:b/>
                <w:bCs/>
                <w:noProof/>
                <w:sz w:val="20"/>
                <w:szCs w:val="20"/>
                <w:u w:val="single"/>
              </w:rPr>
              <w:t>Work in progress presentation #</w:t>
            </w:r>
            <w:r>
              <w:rPr>
                <w:rFonts w:ascii="Calibri Light" w:hAnsi="Calibri Light" w:cstheme="minorHAnsi"/>
                <w:b/>
                <w:bCs/>
                <w:noProof/>
                <w:sz w:val="20"/>
                <w:szCs w:val="20"/>
                <w:u w:val="single"/>
              </w:rPr>
              <w:t>3</w:t>
            </w:r>
          </w:p>
          <w:p w14:paraId="1BF4330C" w14:textId="77777777" w:rsidR="001F4002" w:rsidRPr="00DF4731" w:rsidRDefault="001F4002" w:rsidP="00E34BEC">
            <w:pPr>
              <w:pStyle w:val="TableParagraph"/>
              <w:spacing w:line="262" w:lineRule="exact"/>
              <w:rPr>
                <w:rFonts w:ascii="Calibri Light" w:hAnsi="Calibri Light" w:cstheme="minorHAnsi"/>
                <w:noProof/>
                <w:w w:val="95"/>
                <w:sz w:val="20"/>
                <w:szCs w:val="20"/>
                <w:u w:val="single"/>
              </w:rPr>
            </w:pPr>
          </w:p>
          <w:p w14:paraId="6229FA30" w14:textId="3ACB7CEE" w:rsidR="001F4002" w:rsidRPr="00DF4731" w:rsidRDefault="001E5E78" w:rsidP="00431417">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 xml:space="preserve">Delivered by Prof. </w:t>
            </w:r>
            <w:r w:rsidR="00504C85" w:rsidRPr="00DF4731">
              <w:rPr>
                <w:rFonts w:ascii="Calibri Light" w:hAnsi="Calibri Light" w:cstheme="minorHAnsi"/>
                <w:noProof/>
                <w:w w:val="95"/>
                <w:sz w:val="20"/>
                <w:szCs w:val="20"/>
              </w:rPr>
              <w:t>Akaki Kheladze</w:t>
            </w:r>
          </w:p>
        </w:tc>
      </w:tr>
      <w:tr w:rsidR="001F4002" w:rsidRPr="00DF4731" w14:paraId="0CCE60FF" w14:textId="77777777" w:rsidTr="00356086">
        <w:trPr>
          <w:trHeight w:val="1317"/>
        </w:trPr>
        <w:tc>
          <w:tcPr>
            <w:tcW w:w="1710" w:type="dxa"/>
            <w:shd w:val="clear" w:color="auto" w:fill="F1F1F1"/>
            <w:vAlign w:val="center"/>
          </w:tcPr>
          <w:p w14:paraId="206C8930" w14:textId="77777777" w:rsidR="001F4002" w:rsidRPr="00DF4731" w:rsidRDefault="001F4002" w:rsidP="00356086">
            <w:pPr>
              <w:jc w:val="center"/>
              <w:rPr>
                <w:rFonts w:ascii="Calibri Light" w:hAnsi="Calibri Light" w:cstheme="minorHAnsi"/>
                <w:noProof/>
                <w:sz w:val="20"/>
                <w:szCs w:val="20"/>
              </w:rPr>
            </w:pPr>
          </w:p>
          <w:p w14:paraId="1C670290" w14:textId="1129F77D" w:rsidR="001F4002"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-12</w:t>
            </w:r>
          </w:p>
          <w:p w14:paraId="120835E1" w14:textId="77777777" w:rsidR="001F4002" w:rsidRPr="00DF4731" w:rsidRDefault="001F4002" w:rsidP="00356086">
            <w:pPr>
              <w:jc w:val="center"/>
              <w:rPr>
                <w:rFonts w:ascii="Calibri Light" w:hAnsi="Calibri Light" w:cstheme="minorHAnsi"/>
                <w:noProof/>
                <w:sz w:val="20"/>
                <w:szCs w:val="20"/>
              </w:rPr>
            </w:pPr>
          </w:p>
          <w:p w14:paraId="03A52628" w14:textId="3CBEA365" w:rsidR="001F4002" w:rsidRPr="00DF4731" w:rsidRDefault="001F4002" w:rsidP="00356086">
            <w:pPr>
              <w:pStyle w:val="TableParagraph"/>
              <w:spacing w:before="1"/>
              <w:ind w:right="47"/>
              <w:jc w:val="center"/>
              <w:rPr>
                <w:rFonts w:ascii="Calibri Light" w:hAnsi="Calibri Light" w:cstheme="minorHAnsi"/>
                <w:noProof/>
                <w:sz w:val="20"/>
                <w:szCs w:val="20"/>
              </w:rPr>
            </w:pPr>
          </w:p>
        </w:tc>
        <w:tc>
          <w:tcPr>
            <w:tcW w:w="5400" w:type="dxa"/>
          </w:tcPr>
          <w:p w14:paraId="4C0CB5B1" w14:textId="77777777" w:rsidR="006F16F4" w:rsidRPr="00DF4731" w:rsidRDefault="006F16F4" w:rsidP="006F16F4">
            <w:pPr>
              <w:pStyle w:val="TableParagraph"/>
              <w:ind w:left="185" w:right="167"/>
              <w:rPr>
                <w:rFonts w:ascii="Calibri Light" w:hAnsi="Calibri Light" w:cstheme="minorHAnsi"/>
                <w:b/>
                <w:bCs/>
                <w:noProof/>
                <w:sz w:val="20"/>
                <w:szCs w:val="20"/>
              </w:rPr>
            </w:pPr>
            <w:r w:rsidRPr="00DF4731">
              <w:rPr>
                <w:rFonts w:ascii="Calibri Light" w:hAnsi="Calibri Light" w:cstheme="minorHAnsi"/>
                <w:b/>
                <w:bCs/>
                <w:noProof/>
                <w:sz w:val="20"/>
                <w:szCs w:val="20"/>
              </w:rPr>
              <w:t xml:space="preserve">Chp. 11 Advanced Topics in Planning and Scheduling: Agile and Critical Chain. </w:t>
            </w:r>
          </w:p>
          <w:p w14:paraId="1EA3355F" w14:textId="77777777" w:rsidR="006F16F4" w:rsidRPr="00DF4731" w:rsidRDefault="006F16F4" w:rsidP="006F16F4">
            <w:pPr>
              <w:pStyle w:val="TableParagraph"/>
              <w:ind w:left="185"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764350D4" w14:textId="77777777" w:rsidR="006F16F4" w:rsidRPr="00DF4731" w:rsidRDefault="006F16F4" w:rsidP="006F16F4">
            <w:pPr>
              <w:pStyle w:val="TableParagraph"/>
              <w:ind w:left="185"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0F80D49F" w14:textId="77777777" w:rsidR="006F16F4" w:rsidRPr="00DF4731" w:rsidRDefault="006F16F4" w:rsidP="006F16F4">
            <w:pPr>
              <w:pStyle w:val="TableParagraph"/>
              <w:ind w:left="185"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(pp.:386 – 419) </w:t>
            </w:r>
          </w:p>
          <w:p w14:paraId="5C699820" w14:textId="77777777" w:rsidR="006F16F4" w:rsidRPr="00DF4731" w:rsidRDefault="006F16F4" w:rsidP="00392252">
            <w:pPr>
              <w:pStyle w:val="TableParagraph"/>
              <w:numPr>
                <w:ilvl w:val="0"/>
                <w:numId w:val="26"/>
              </w:numPr>
              <w:ind w:left="1098" w:right="167"/>
              <w:rPr>
                <w:rFonts w:ascii="Calibri Light" w:hAnsi="Calibri Light" w:cstheme="minorHAnsi"/>
                <w:noProof/>
                <w:sz w:val="20"/>
                <w:szCs w:val="20"/>
              </w:rPr>
            </w:pPr>
            <w:r w:rsidRPr="00DF4731">
              <w:rPr>
                <w:rFonts w:ascii="Calibri Light" w:hAnsi="Calibri Light" w:cstheme="minorHAnsi"/>
                <w:noProof/>
                <w:sz w:val="20"/>
                <w:szCs w:val="20"/>
              </w:rPr>
              <w:t>Agile Project Management</w:t>
            </w:r>
          </w:p>
          <w:p w14:paraId="59FDDE96" w14:textId="77777777" w:rsidR="006F16F4" w:rsidRPr="00DF4731" w:rsidRDefault="006F16F4" w:rsidP="00392252">
            <w:pPr>
              <w:pStyle w:val="TableParagraph"/>
              <w:numPr>
                <w:ilvl w:val="0"/>
                <w:numId w:val="26"/>
              </w:numPr>
              <w:ind w:left="1098" w:right="167"/>
              <w:rPr>
                <w:rFonts w:ascii="Calibri Light" w:hAnsi="Calibri Light" w:cstheme="minorHAnsi"/>
                <w:noProof/>
                <w:sz w:val="20"/>
                <w:szCs w:val="20"/>
              </w:rPr>
            </w:pPr>
            <w:r w:rsidRPr="00DF4731">
              <w:rPr>
                <w:rFonts w:ascii="Calibri Light" w:hAnsi="Calibri Light" w:cstheme="minorHAnsi"/>
                <w:noProof/>
                <w:sz w:val="20"/>
                <w:szCs w:val="20"/>
              </w:rPr>
              <w:t>Daily Scrums</w:t>
            </w:r>
          </w:p>
          <w:p w14:paraId="5BBA83F7" w14:textId="57AECBBC" w:rsidR="001F4002" w:rsidRPr="00356086" w:rsidRDefault="006F16F4" w:rsidP="003342CF">
            <w:pPr>
              <w:pStyle w:val="TableParagraph"/>
              <w:numPr>
                <w:ilvl w:val="0"/>
                <w:numId w:val="26"/>
              </w:numPr>
              <w:ind w:left="1098" w:right="167"/>
              <w:rPr>
                <w:rFonts w:ascii="Calibri Light" w:hAnsi="Calibri Light" w:cstheme="minorHAnsi"/>
                <w:noProof/>
                <w:sz w:val="20"/>
                <w:szCs w:val="20"/>
              </w:rPr>
            </w:pPr>
            <w:r w:rsidRPr="00DF4731">
              <w:rPr>
                <w:rFonts w:ascii="Calibri Light" w:hAnsi="Calibri Light" w:cstheme="minorHAnsi"/>
                <w:noProof/>
                <w:sz w:val="20"/>
                <w:szCs w:val="20"/>
              </w:rPr>
              <w:t>Sprint Planning</w:t>
            </w:r>
          </w:p>
        </w:tc>
        <w:tc>
          <w:tcPr>
            <w:tcW w:w="3877" w:type="dxa"/>
            <w:gridSpan w:val="2"/>
          </w:tcPr>
          <w:p w14:paraId="5AC920FA" w14:textId="725A7547" w:rsidR="00D857A0" w:rsidRPr="00DF4731" w:rsidRDefault="00E34BEC" w:rsidP="00431417">
            <w:pPr>
              <w:rPr>
                <w:rFonts w:ascii="Calibri Light" w:hAnsi="Calibri Light" w:cstheme="minorHAnsi"/>
                <w:noProof/>
                <w:sz w:val="20"/>
                <w:szCs w:val="20"/>
              </w:rPr>
            </w:pPr>
            <w:r>
              <w:rPr>
                <w:rFonts w:ascii="Calibri Light" w:hAnsi="Calibri Light" w:cstheme="minorHAnsi"/>
                <w:noProof/>
                <w:sz w:val="20"/>
                <w:szCs w:val="20"/>
              </w:rPr>
              <w:t xml:space="preserve">  </w:t>
            </w:r>
            <w:r w:rsidR="00D857A0" w:rsidRPr="00DF4731">
              <w:rPr>
                <w:rFonts w:ascii="Calibri Light" w:hAnsi="Calibri Light" w:cstheme="minorHAnsi"/>
                <w:noProof/>
                <w:sz w:val="20"/>
                <w:szCs w:val="20"/>
              </w:rPr>
              <w:t xml:space="preserve">Lecture </w:t>
            </w:r>
          </w:p>
          <w:p w14:paraId="57A644CB" w14:textId="77777777" w:rsidR="009B4FFB" w:rsidRPr="00DF4731" w:rsidRDefault="009B4FFB" w:rsidP="00431417">
            <w:pPr>
              <w:rPr>
                <w:rFonts w:ascii="Calibri Light" w:hAnsi="Calibri Light" w:cstheme="minorHAnsi"/>
                <w:noProof/>
                <w:sz w:val="20"/>
                <w:szCs w:val="20"/>
              </w:rPr>
            </w:pPr>
          </w:p>
          <w:p w14:paraId="581F1E2C" w14:textId="77777777" w:rsidR="00AA1FB0" w:rsidRPr="00DF4731" w:rsidRDefault="00AA1FB0" w:rsidP="00431417">
            <w:pPr>
              <w:rPr>
                <w:rFonts w:ascii="Calibri Light" w:hAnsi="Calibri Light" w:cstheme="minorHAnsi"/>
                <w:noProof/>
                <w:sz w:val="20"/>
                <w:szCs w:val="20"/>
              </w:rPr>
            </w:pPr>
          </w:p>
          <w:p w14:paraId="7102FC0C" w14:textId="5278EFC3" w:rsidR="00D857A0" w:rsidRPr="00DF4731" w:rsidRDefault="00E34BEC" w:rsidP="00431417">
            <w:pPr>
              <w:rPr>
                <w:rFonts w:ascii="Calibri Light" w:hAnsi="Calibri Light" w:cstheme="minorHAnsi"/>
                <w:noProof/>
                <w:sz w:val="20"/>
                <w:szCs w:val="20"/>
              </w:rPr>
            </w:pPr>
            <w:r>
              <w:rPr>
                <w:rFonts w:ascii="Calibri Light" w:hAnsi="Calibri Light" w:cstheme="minorHAnsi"/>
                <w:noProof/>
                <w:sz w:val="20"/>
                <w:szCs w:val="20"/>
              </w:rPr>
              <w:t xml:space="preserve">  </w:t>
            </w:r>
            <w:r w:rsidR="00D857A0" w:rsidRPr="00DF4731">
              <w:rPr>
                <w:rFonts w:ascii="Calibri Light" w:hAnsi="Calibri Light" w:cstheme="minorHAnsi"/>
                <w:noProof/>
                <w:sz w:val="20"/>
                <w:szCs w:val="20"/>
              </w:rPr>
              <w:t>Seminar</w:t>
            </w:r>
          </w:p>
          <w:p w14:paraId="67200CDE" w14:textId="0492FB7D" w:rsidR="00064E19" w:rsidRDefault="00064E19" w:rsidP="00431417">
            <w:pPr>
              <w:pStyle w:val="TableParagraph"/>
              <w:spacing w:line="244" w:lineRule="exact"/>
              <w:ind w:left="105"/>
              <w:rPr>
                <w:rFonts w:ascii="Calibri Light" w:hAnsi="Calibri Light" w:cstheme="minorHAnsi"/>
                <w:noProof/>
                <w:sz w:val="20"/>
                <w:szCs w:val="20"/>
              </w:rPr>
            </w:pPr>
          </w:p>
          <w:p w14:paraId="7D98B6AC" w14:textId="5F725217" w:rsidR="00E34BEC" w:rsidRPr="00DF4731" w:rsidRDefault="00E34BEC" w:rsidP="00E34BEC">
            <w:pPr>
              <w:pStyle w:val="TableParagraph"/>
              <w:spacing w:line="247" w:lineRule="exact"/>
              <w:ind w:left="105"/>
              <w:rPr>
                <w:rFonts w:ascii="Calibri Light" w:hAnsi="Calibri Light" w:cstheme="minorHAnsi"/>
                <w:noProof/>
                <w:sz w:val="20"/>
                <w:szCs w:val="20"/>
              </w:rPr>
            </w:pPr>
            <w:r w:rsidRPr="00DF4731">
              <w:rPr>
                <w:rFonts w:ascii="Calibri Light" w:hAnsi="Calibri Light" w:cstheme="minorHAnsi"/>
                <w:b/>
                <w:bCs/>
                <w:noProof/>
                <w:w w:val="95"/>
                <w:sz w:val="20"/>
                <w:szCs w:val="20"/>
                <w:u w:val="single"/>
              </w:rPr>
              <w:t>TTF:</w:t>
            </w:r>
            <w:r w:rsidRPr="003342CF">
              <w:rPr>
                <w:rFonts w:ascii="Calibri Light" w:hAnsi="Calibri Light" w:cstheme="minorHAnsi"/>
                <w:b/>
                <w:bCs/>
                <w:noProof/>
                <w:w w:val="95"/>
                <w:sz w:val="20"/>
                <w:szCs w:val="20"/>
                <w:u w:val="single"/>
              </w:rPr>
              <w:t xml:space="preserve"> </w:t>
            </w:r>
            <w:r w:rsidRPr="003342CF">
              <w:rPr>
                <w:rFonts w:ascii="Calibri Light" w:hAnsi="Calibri Light" w:cstheme="minorHAnsi"/>
                <w:b/>
                <w:bCs/>
                <w:noProof/>
                <w:sz w:val="20"/>
                <w:szCs w:val="20"/>
                <w:u w:val="single"/>
              </w:rPr>
              <w:t>Work in progress presentation #</w:t>
            </w:r>
            <w:r>
              <w:rPr>
                <w:rFonts w:ascii="Calibri Light" w:hAnsi="Calibri Light" w:cstheme="minorHAnsi"/>
                <w:b/>
                <w:bCs/>
                <w:noProof/>
                <w:sz w:val="20"/>
                <w:szCs w:val="20"/>
                <w:u w:val="single"/>
              </w:rPr>
              <w:t>3</w:t>
            </w:r>
          </w:p>
          <w:p w14:paraId="15C69040" w14:textId="77777777" w:rsidR="00E34BEC" w:rsidRPr="00DF4731" w:rsidRDefault="00E34BEC" w:rsidP="00431417">
            <w:pPr>
              <w:pStyle w:val="TableParagraph"/>
              <w:spacing w:line="244" w:lineRule="exact"/>
              <w:ind w:left="105"/>
              <w:rPr>
                <w:rFonts w:ascii="Calibri Light" w:hAnsi="Calibri Light" w:cstheme="minorHAnsi"/>
                <w:noProof/>
                <w:sz w:val="20"/>
                <w:szCs w:val="20"/>
              </w:rPr>
            </w:pPr>
          </w:p>
          <w:p w14:paraId="61B2D10D" w14:textId="77777777" w:rsidR="001F4002" w:rsidRPr="00DF4731" w:rsidRDefault="001F4002" w:rsidP="00431417">
            <w:pPr>
              <w:pStyle w:val="TableParagraph"/>
              <w:spacing w:line="269" w:lineRule="exact"/>
              <w:ind w:left="105"/>
              <w:rPr>
                <w:rFonts w:ascii="Calibri Light" w:hAnsi="Calibri Light" w:cstheme="minorHAnsi"/>
                <w:noProof/>
                <w:w w:val="95"/>
                <w:sz w:val="20"/>
                <w:szCs w:val="20"/>
              </w:rPr>
            </w:pPr>
          </w:p>
          <w:p w14:paraId="5877F3BC" w14:textId="171E1A4F" w:rsidR="001F4002" w:rsidRPr="00DF4731" w:rsidRDefault="001E5E78" w:rsidP="00431417">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Delivered by Prof. Andreas Ditsche</w:t>
            </w:r>
          </w:p>
        </w:tc>
      </w:tr>
      <w:tr w:rsidR="001F4002" w:rsidRPr="00DF4731" w14:paraId="70672ED8" w14:textId="77777777" w:rsidTr="00356086">
        <w:trPr>
          <w:trHeight w:val="1979"/>
        </w:trPr>
        <w:tc>
          <w:tcPr>
            <w:tcW w:w="1710" w:type="dxa"/>
            <w:shd w:val="clear" w:color="auto" w:fill="F1F1F1"/>
            <w:vAlign w:val="center"/>
          </w:tcPr>
          <w:p w14:paraId="60AF4C56" w14:textId="77777777" w:rsidR="001F4002" w:rsidRPr="00DF4731" w:rsidRDefault="001F4002" w:rsidP="00356086">
            <w:pPr>
              <w:jc w:val="center"/>
              <w:rPr>
                <w:rFonts w:ascii="Calibri Light" w:hAnsi="Calibri Light" w:cstheme="minorHAnsi"/>
                <w:noProof/>
                <w:sz w:val="20"/>
                <w:szCs w:val="20"/>
              </w:rPr>
            </w:pPr>
          </w:p>
          <w:p w14:paraId="003D941C" w14:textId="6007A671" w:rsidR="001F4002"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-13</w:t>
            </w:r>
          </w:p>
          <w:p w14:paraId="2089359D" w14:textId="77777777" w:rsidR="001F4002" w:rsidRPr="00DF4731" w:rsidRDefault="001F4002" w:rsidP="00356086">
            <w:pPr>
              <w:jc w:val="center"/>
              <w:rPr>
                <w:rFonts w:ascii="Calibri Light" w:hAnsi="Calibri Light" w:cstheme="minorHAnsi"/>
                <w:noProof/>
                <w:sz w:val="20"/>
                <w:szCs w:val="20"/>
              </w:rPr>
            </w:pPr>
          </w:p>
          <w:p w14:paraId="646BC71D" w14:textId="788F310E" w:rsidR="000802AA" w:rsidRPr="00DF4731" w:rsidRDefault="000802AA" w:rsidP="00356086">
            <w:pPr>
              <w:pStyle w:val="TableParagraph"/>
              <w:spacing w:before="1"/>
              <w:ind w:right="47"/>
              <w:jc w:val="center"/>
              <w:rPr>
                <w:rFonts w:ascii="Calibri Light" w:hAnsi="Calibri Light" w:cstheme="minorHAnsi"/>
                <w:noProof/>
                <w:sz w:val="20"/>
                <w:szCs w:val="20"/>
              </w:rPr>
            </w:pPr>
          </w:p>
        </w:tc>
        <w:tc>
          <w:tcPr>
            <w:tcW w:w="5400" w:type="dxa"/>
          </w:tcPr>
          <w:p w14:paraId="76391251" w14:textId="77777777" w:rsidR="006F16F4" w:rsidRPr="00DF4731" w:rsidRDefault="006F16F4" w:rsidP="006F16F4">
            <w:pPr>
              <w:pStyle w:val="TableParagraph"/>
              <w:ind w:left="185" w:right="167"/>
              <w:rPr>
                <w:rFonts w:ascii="Calibri Light" w:hAnsi="Calibri Light" w:cstheme="minorHAnsi"/>
                <w:b/>
                <w:bCs/>
                <w:noProof/>
                <w:sz w:val="20"/>
                <w:szCs w:val="20"/>
              </w:rPr>
            </w:pPr>
            <w:r w:rsidRPr="00DF4731">
              <w:rPr>
                <w:rFonts w:ascii="Calibri Light" w:hAnsi="Calibri Light" w:cstheme="minorHAnsi"/>
                <w:b/>
                <w:bCs/>
                <w:noProof/>
                <w:sz w:val="20"/>
                <w:szCs w:val="20"/>
              </w:rPr>
              <w:t xml:space="preserve">Chp. 14 Project Closeout and Termination. </w:t>
            </w:r>
          </w:p>
          <w:p w14:paraId="06809641" w14:textId="77777777" w:rsidR="006F16F4" w:rsidRPr="00DF4731" w:rsidRDefault="006F16F4" w:rsidP="006F16F4">
            <w:pPr>
              <w:pStyle w:val="TableParagraph"/>
              <w:ind w:left="185"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Project Management, Achieving Competitive Advantage, </w:t>
            </w:r>
            <w:r w:rsidRPr="00DF4731">
              <w:rPr>
                <w:rFonts w:ascii="Calibri Light" w:hAnsi="Calibri Light" w:cstheme="minorHAnsi"/>
                <w:noProof/>
                <w:sz w:val="20"/>
                <w:szCs w:val="20"/>
              </w:rPr>
              <w:t xml:space="preserve">5th Edition 2016. Jeffrey K. Pinto </w:t>
            </w:r>
          </w:p>
          <w:p w14:paraId="0E10F397" w14:textId="77777777" w:rsidR="006F16F4" w:rsidRPr="00DF4731" w:rsidRDefault="006F16F4" w:rsidP="006F16F4">
            <w:pPr>
              <w:pStyle w:val="TableParagraph"/>
              <w:ind w:left="185" w:right="167"/>
              <w:rPr>
                <w:rFonts w:ascii="Calibri Light" w:hAnsi="Calibri Light" w:cstheme="minorHAnsi"/>
                <w:noProof/>
                <w:sz w:val="20"/>
                <w:szCs w:val="20"/>
              </w:rPr>
            </w:pPr>
            <w:r w:rsidRPr="00DF4731">
              <w:rPr>
                <w:rFonts w:ascii="Calibri Light" w:hAnsi="Calibri Light" w:cstheme="minorHAnsi"/>
                <w:noProof/>
                <w:sz w:val="20"/>
                <w:szCs w:val="20"/>
              </w:rPr>
              <w:t>Pennsylvania State University</w:t>
            </w:r>
          </w:p>
          <w:p w14:paraId="3B5D8F45" w14:textId="77777777" w:rsidR="006F16F4" w:rsidRPr="00DF4731" w:rsidRDefault="006F16F4" w:rsidP="006F16F4">
            <w:pPr>
              <w:pStyle w:val="TableParagraph"/>
              <w:ind w:left="185" w:right="167"/>
              <w:rPr>
                <w:rFonts w:ascii="Calibri Light" w:hAnsi="Calibri Light" w:cstheme="minorHAnsi"/>
                <w:b/>
                <w:noProof/>
                <w:sz w:val="20"/>
                <w:szCs w:val="20"/>
              </w:rPr>
            </w:pPr>
            <w:r w:rsidRPr="00DF4731">
              <w:rPr>
                <w:rFonts w:ascii="Calibri Light" w:hAnsi="Calibri Light" w:cstheme="minorHAnsi"/>
                <w:b/>
                <w:noProof/>
                <w:sz w:val="20"/>
                <w:szCs w:val="20"/>
              </w:rPr>
              <w:t xml:space="preserve">(pp.:496 – 521) </w:t>
            </w:r>
          </w:p>
          <w:p w14:paraId="0F4E1260" w14:textId="77777777" w:rsidR="006F16F4" w:rsidRPr="00DF4731" w:rsidRDefault="006F16F4" w:rsidP="00392252">
            <w:pPr>
              <w:pStyle w:val="TableParagraph"/>
              <w:numPr>
                <w:ilvl w:val="0"/>
                <w:numId w:val="15"/>
              </w:numPr>
              <w:ind w:left="1098" w:right="167"/>
              <w:rPr>
                <w:rFonts w:ascii="Calibri Light" w:hAnsi="Calibri Light" w:cstheme="minorHAnsi"/>
                <w:noProof/>
                <w:sz w:val="20"/>
                <w:szCs w:val="20"/>
              </w:rPr>
            </w:pPr>
            <w:r w:rsidRPr="00DF4731">
              <w:rPr>
                <w:rFonts w:ascii="Calibri Light" w:hAnsi="Calibri Light" w:cstheme="minorHAnsi"/>
                <w:noProof/>
                <w:sz w:val="20"/>
                <w:szCs w:val="20"/>
              </w:rPr>
              <w:t>Types of Project Termination</w:t>
            </w:r>
          </w:p>
          <w:p w14:paraId="4123AB37" w14:textId="77777777" w:rsidR="006F16F4" w:rsidRPr="00DF4731" w:rsidRDefault="006F16F4" w:rsidP="00392252">
            <w:pPr>
              <w:pStyle w:val="TableParagraph"/>
              <w:numPr>
                <w:ilvl w:val="0"/>
                <w:numId w:val="15"/>
              </w:numPr>
              <w:ind w:left="1098" w:right="167"/>
              <w:rPr>
                <w:rFonts w:ascii="Calibri Light" w:hAnsi="Calibri Light" w:cstheme="minorHAnsi"/>
                <w:noProof/>
                <w:sz w:val="20"/>
                <w:szCs w:val="20"/>
              </w:rPr>
            </w:pPr>
            <w:r w:rsidRPr="00DF4731">
              <w:rPr>
                <w:rFonts w:ascii="Calibri Light" w:hAnsi="Calibri Light" w:cstheme="minorHAnsi"/>
                <w:noProof/>
                <w:sz w:val="20"/>
                <w:szCs w:val="20"/>
              </w:rPr>
              <w:t>Early Termination for Projects</w:t>
            </w:r>
          </w:p>
          <w:p w14:paraId="64501B04" w14:textId="7B3387D0" w:rsidR="001F4002" w:rsidRPr="00356086" w:rsidRDefault="006F16F4" w:rsidP="00356086">
            <w:pPr>
              <w:pStyle w:val="TableParagraph"/>
              <w:numPr>
                <w:ilvl w:val="0"/>
                <w:numId w:val="15"/>
              </w:numPr>
              <w:ind w:left="1098" w:right="167"/>
              <w:rPr>
                <w:rFonts w:ascii="Calibri Light" w:hAnsi="Calibri Light" w:cstheme="minorHAnsi"/>
                <w:noProof/>
                <w:sz w:val="20"/>
                <w:szCs w:val="20"/>
              </w:rPr>
            </w:pPr>
            <w:r w:rsidRPr="00DF4731">
              <w:rPr>
                <w:rFonts w:ascii="Calibri Light" w:hAnsi="Calibri Light" w:cstheme="minorHAnsi"/>
                <w:noProof/>
                <w:sz w:val="20"/>
                <w:szCs w:val="20"/>
              </w:rPr>
              <w:t>Preparing the Final Project Report</w:t>
            </w:r>
          </w:p>
        </w:tc>
        <w:tc>
          <w:tcPr>
            <w:tcW w:w="3877" w:type="dxa"/>
            <w:gridSpan w:val="2"/>
          </w:tcPr>
          <w:p w14:paraId="1585ABA2" w14:textId="52384962" w:rsidR="008739BD" w:rsidRPr="00DF4731" w:rsidRDefault="00E34BEC" w:rsidP="00431417">
            <w:pPr>
              <w:rPr>
                <w:rFonts w:ascii="Calibri Light" w:hAnsi="Calibri Light" w:cstheme="minorHAnsi"/>
                <w:noProof/>
                <w:sz w:val="20"/>
                <w:szCs w:val="20"/>
              </w:rPr>
            </w:pPr>
            <w:r>
              <w:rPr>
                <w:rFonts w:ascii="Calibri Light" w:hAnsi="Calibri Light" w:cstheme="minorHAnsi"/>
                <w:noProof/>
                <w:sz w:val="20"/>
                <w:szCs w:val="20"/>
              </w:rPr>
              <w:t xml:space="preserve">  </w:t>
            </w:r>
            <w:r w:rsidR="00D857A0" w:rsidRPr="00DF4731">
              <w:rPr>
                <w:rFonts w:ascii="Calibri Light" w:hAnsi="Calibri Light" w:cstheme="minorHAnsi"/>
                <w:noProof/>
                <w:sz w:val="20"/>
                <w:szCs w:val="20"/>
              </w:rPr>
              <w:t>Lecture</w:t>
            </w:r>
          </w:p>
          <w:p w14:paraId="74863882" w14:textId="6ABB16B4" w:rsidR="00AA1FB0" w:rsidRPr="00DF4731" w:rsidRDefault="00AA1FB0" w:rsidP="00431417">
            <w:pPr>
              <w:rPr>
                <w:rFonts w:ascii="Calibri Light" w:hAnsi="Calibri Light" w:cstheme="minorHAnsi"/>
                <w:noProof/>
                <w:sz w:val="20"/>
                <w:szCs w:val="20"/>
              </w:rPr>
            </w:pPr>
          </w:p>
          <w:p w14:paraId="0E127103" w14:textId="77777777" w:rsidR="00AA1FB0" w:rsidRPr="00DF4731" w:rsidRDefault="00AA1FB0" w:rsidP="00431417">
            <w:pPr>
              <w:rPr>
                <w:rFonts w:ascii="Calibri Light" w:hAnsi="Calibri Light" w:cstheme="minorHAnsi"/>
                <w:noProof/>
                <w:sz w:val="20"/>
                <w:szCs w:val="20"/>
              </w:rPr>
            </w:pPr>
          </w:p>
          <w:p w14:paraId="6E069EF6" w14:textId="64574427" w:rsidR="00D857A0" w:rsidRDefault="00E34BEC" w:rsidP="00431417">
            <w:pPr>
              <w:rPr>
                <w:rFonts w:ascii="Calibri Light" w:hAnsi="Calibri Light" w:cstheme="minorHAnsi"/>
                <w:noProof/>
                <w:sz w:val="20"/>
                <w:szCs w:val="20"/>
              </w:rPr>
            </w:pPr>
            <w:r>
              <w:rPr>
                <w:rFonts w:ascii="Calibri Light" w:hAnsi="Calibri Light" w:cstheme="minorHAnsi"/>
                <w:noProof/>
                <w:sz w:val="20"/>
                <w:szCs w:val="20"/>
              </w:rPr>
              <w:t xml:space="preserve">  </w:t>
            </w:r>
            <w:r w:rsidR="00D857A0" w:rsidRPr="00DF4731">
              <w:rPr>
                <w:rFonts w:ascii="Calibri Light" w:hAnsi="Calibri Light" w:cstheme="minorHAnsi"/>
                <w:noProof/>
                <w:sz w:val="20"/>
                <w:szCs w:val="20"/>
              </w:rPr>
              <w:t>Seminar</w:t>
            </w:r>
          </w:p>
          <w:p w14:paraId="02DE8B53" w14:textId="77777777" w:rsidR="00E34BEC" w:rsidRDefault="00E34BEC" w:rsidP="00431417">
            <w:pPr>
              <w:rPr>
                <w:rFonts w:ascii="Calibri Light" w:hAnsi="Calibri Light" w:cstheme="minorHAnsi"/>
                <w:noProof/>
                <w:sz w:val="20"/>
                <w:szCs w:val="20"/>
              </w:rPr>
            </w:pPr>
          </w:p>
          <w:p w14:paraId="2E227167" w14:textId="22C11535" w:rsidR="00E34BEC" w:rsidRPr="00E34BEC" w:rsidRDefault="00E34BEC" w:rsidP="00E34BEC">
            <w:pPr>
              <w:rPr>
                <w:rFonts w:ascii="Calibri Light" w:hAnsi="Calibri Light" w:cstheme="minorHAnsi"/>
                <w:b/>
                <w:bCs/>
                <w:noProof/>
                <w:sz w:val="20"/>
                <w:szCs w:val="20"/>
                <w:u w:val="single"/>
              </w:rPr>
            </w:pPr>
            <w:r>
              <w:rPr>
                <w:rFonts w:ascii="Calibri Light" w:hAnsi="Calibri Light" w:cstheme="minorHAnsi"/>
                <w:noProof/>
                <w:sz w:val="20"/>
                <w:szCs w:val="20"/>
              </w:rPr>
              <w:t xml:space="preserve">  </w:t>
            </w:r>
            <w:r w:rsidRPr="00E34BEC">
              <w:rPr>
                <w:rFonts w:ascii="Calibri Light" w:hAnsi="Calibri Light" w:cstheme="minorHAnsi"/>
                <w:b/>
                <w:bCs/>
                <w:noProof/>
                <w:sz w:val="20"/>
                <w:szCs w:val="20"/>
                <w:u w:val="single"/>
              </w:rPr>
              <w:t>TTF: Class Assignment #</w:t>
            </w:r>
            <w:r>
              <w:rPr>
                <w:rFonts w:ascii="Calibri Light" w:hAnsi="Calibri Light" w:cstheme="minorHAnsi"/>
                <w:b/>
                <w:bCs/>
                <w:noProof/>
                <w:sz w:val="20"/>
                <w:szCs w:val="20"/>
                <w:u w:val="single"/>
              </w:rPr>
              <w:t>3</w:t>
            </w:r>
          </w:p>
          <w:p w14:paraId="3819448B" w14:textId="5A14460D" w:rsidR="00C557EC" w:rsidRPr="00DF4731" w:rsidRDefault="00C557EC" w:rsidP="00E34BEC">
            <w:pPr>
              <w:pStyle w:val="TableParagraph"/>
              <w:spacing w:line="261" w:lineRule="exact"/>
              <w:rPr>
                <w:rFonts w:ascii="Calibri Light" w:hAnsi="Calibri Light" w:cstheme="minorHAnsi"/>
                <w:noProof/>
                <w:w w:val="95"/>
                <w:sz w:val="20"/>
                <w:szCs w:val="20"/>
              </w:rPr>
            </w:pPr>
          </w:p>
          <w:p w14:paraId="6A4EE9AB" w14:textId="60F92FCD" w:rsidR="001F4002" w:rsidRPr="00DF4731" w:rsidRDefault="001F4002" w:rsidP="00431417">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 xml:space="preserve"> </w:t>
            </w:r>
            <w:r w:rsidR="00B1739F" w:rsidRPr="00DF4731">
              <w:rPr>
                <w:rFonts w:ascii="Calibri Light" w:hAnsi="Calibri Light" w:cstheme="minorHAnsi"/>
                <w:noProof/>
                <w:w w:val="95"/>
                <w:sz w:val="20"/>
                <w:szCs w:val="20"/>
              </w:rPr>
              <w:t xml:space="preserve"> </w:t>
            </w:r>
            <w:r w:rsidR="001E5E78" w:rsidRPr="00DF4731">
              <w:rPr>
                <w:rFonts w:ascii="Calibri Light" w:hAnsi="Calibri Light" w:cstheme="minorHAnsi"/>
                <w:noProof/>
                <w:w w:val="95"/>
                <w:sz w:val="20"/>
                <w:szCs w:val="20"/>
              </w:rPr>
              <w:t xml:space="preserve"> Delivered by Prof. </w:t>
            </w:r>
            <w:r w:rsidR="00504C85" w:rsidRPr="00DF4731">
              <w:rPr>
                <w:rFonts w:ascii="Calibri Light" w:hAnsi="Calibri Light" w:cstheme="minorHAnsi"/>
                <w:noProof/>
                <w:w w:val="95"/>
                <w:sz w:val="20"/>
                <w:szCs w:val="20"/>
              </w:rPr>
              <w:t>Andreas Ditsche</w:t>
            </w:r>
          </w:p>
        </w:tc>
      </w:tr>
      <w:tr w:rsidR="001F4002" w:rsidRPr="00DF4731" w14:paraId="5EE44952" w14:textId="77777777" w:rsidTr="00356086">
        <w:trPr>
          <w:trHeight w:val="917"/>
        </w:trPr>
        <w:tc>
          <w:tcPr>
            <w:tcW w:w="1710" w:type="dxa"/>
            <w:shd w:val="clear" w:color="auto" w:fill="F1F1F1"/>
            <w:vAlign w:val="center"/>
          </w:tcPr>
          <w:p w14:paraId="2B80DEC9" w14:textId="77777777" w:rsidR="001F4002" w:rsidRPr="00DF4731" w:rsidRDefault="001F4002" w:rsidP="00356086">
            <w:pPr>
              <w:jc w:val="center"/>
              <w:rPr>
                <w:rFonts w:ascii="Calibri Light" w:hAnsi="Calibri Light" w:cstheme="minorHAnsi"/>
                <w:noProof/>
                <w:sz w:val="20"/>
                <w:szCs w:val="20"/>
              </w:rPr>
            </w:pPr>
          </w:p>
          <w:p w14:paraId="42E7EBAE" w14:textId="68CD6AA3" w:rsidR="001F4002"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-14</w:t>
            </w:r>
          </w:p>
          <w:p w14:paraId="44B6587E" w14:textId="77777777" w:rsidR="001F4002" w:rsidRPr="00DF4731" w:rsidRDefault="001F4002" w:rsidP="00356086">
            <w:pPr>
              <w:pStyle w:val="TableParagraph"/>
              <w:spacing w:before="1"/>
              <w:ind w:right="47"/>
              <w:jc w:val="center"/>
              <w:rPr>
                <w:rFonts w:ascii="Calibri Light" w:hAnsi="Calibri Light" w:cstheme="minorHAnsi"/>
                <w:noProof/>
                <w:sz w:val="20"/>
                <w:szCs w:val="20"/>
              </w:rPr>
            </w:pPr>
          </w:p>
          <w:p w14:paraId="417CF99F" w14:textId="2859DE59" w:rsidR="001F4002" w:rsidRPr="00DF4731" w:rsidRDefault="001F4002" w:rsidP="00356086">
            <w:pPr>
              <w:pStyle w:val="TableParagraph"/>
              <w:spacing w:before="1"/>
              <w:ind w:right="47"/>
              <w:jc w:val="center"/>
              <w:rPr>
                <w:rFonts w:ascii="Calibri Light" w:hAnsi="Calibri Light" w:cstheme="minorHAnsi"/>
                <w:noProof/>
                <w:sz w:val="20"/>
                <w:szCs w:val="20"/>
              </w:rPr>
            </w:pPr>
          </w:p>
        </w:tc>
        <w:tc>
          <w:tcPr>
            <w:tcW w:w="5400" w:type="dxa"/>
          </w:tcPr>
          <w:p w14:paraId="510E9FA4" w14:textId="77777777" w:rsidR="00465074" w:rsidRPr="00DF4731" w:rsidRDefault="00465074" w:rsidP="00431417">
            <w:pPr>
              <w:ind w:left="185"/>
              <w:rPr>
                <w:rFonts w:ascii="Calibri Light" w:hAnsi="Calibri Light" w:cstheme="minorHAnsi"/>
                <w:b/>
                <w:bCs/>
                <w:noProof/>
                <w:sz w:val="20"/>
                <w:szCs w:val="20"/>
              </w:rPr>
            </w:pPr>
          </w:p>
          <w:p w14:paraId="16F6DE06" w14:textId="049B6955" w:rsidR="00C557EC" w:rsidRPr="00DF4731" w:rsidRDefault="00C557EC" w:rsidP="00431417">
            <w:pPr>
              <w:ind w:left="185"/>
              <w:rPr>
                <w:rFonts w:ascii="Calibri Light" w:hAnsi="Calibri Light" w:cstheme="minorHAnsi"/>
                <w:b/>
                <w:bCs/>
                <w:noProof/>
                <w:sz w:val="20"/>
                <w:szCs w:val="20"/>
              </w:rPr>
            </w:pPr>
          </w:p>
          <w:p w14:paraId="2578BDB2" w14:textId="789E81CA" w:rsidR="001F4002" w:rsidRPr="00DF4731" w:rsidRDefault="00FA7D57" w:rsidP="00431417">
            <w:pPr>
              <w:ind w:left="185"/>
              <w:rPr>
                <w:rFonts w:ascii="Calibri Light" w:hAnsi="Calibri Light" w:cstheme="minorHAnsi"/>
                <w:b/>
                <w:bCs/>
                <w:noProof/>
                <w:sz w:val="20"/>
                <w:szCs w:val="20"/>
              </w:rPr>
            </w:pPr>
            <w:r w:rsidRPr="00DF4731">
              <w:rPr>
                <w:rFonts w:ascii="Calibri Light" w:hAnsi="Calibri Light" w:cstheme="minorHAnsi"/>
                <w:b/>
                <w:bCs/>
                <w:noProof/>
                <w:sz w:val="20"/>
                <w:szCs w:val="20"/>
              </w:rPr>
              <w:t>Team</w:t>
            </w:r>
            <w:r w:rsidR="00B1739F" w:rsidRPr="00DF4731">
              <w:rPr>
                <w:rFonts w:ascii="Calibri Light" w:hAnsi="Calibri Light" w:cstheme="minorHAnsi"/>
                <w:b/>
                <w:bCs/>
                <w:noProof/>
                <w:sz w:val="20"/>
                <w:szCs w:val="20"/>
              </w:rPr>
              <w:t xml:space="preserve"> Project Presentations</w:t>
            </w:r>
          </w:p>
        </w:tc>
        <w:tc>
          <w:tcPr>
            <w:tcW w:w="3877" w:type="dxa"/>
            <w:gridSpan w:val="2"/>
          </w:tcPr>
          <w:p w14:paraId="7B1A186E" w14:textId="77777777" w:rsidR="00D857A0" w:rsidRPr="00DF4731" w:rsidRDefault="00D857A0" w:rsidP="00431417">
            <w:pPr>
              <w:rPr>
                <w:rFonts w:ascii="Calibri Light" w:hAnsi="Calibri Light" w:cstheme="minorHAnsi"/>
                <w:noProof/>
                <w:sz w:val="20"/>
                <w:szCs w:val="20"/>
              </w:rPr>
            </w:pPr>
            <w:r w:rsidRPr="00DF4731">
              <w:rPr>
                <w:rFonts w:ascii="Calibri Light" w:hAnsi="Calibri Light" w:cstheme="minorHAnsi"/>
                <w:noProof/>
                <w:sz w:val="20"/>
                <w:szCs w:val="20"/>
              </w:rPr>
              <w:t xml:space="preserve">Lecture </w:t>
            </w:r>
          </w:p>
          <w:p w14:paraId="3A158980" w14:textId="6D5E5086" w:rsidR="00A3302D" w:rsidRPr="00DF4731" w:rsidRDefault="00A3302D" w:rsidP="7DE1AF3A">
            <w:pPr>
              <w:rPr>
                <w:rFonts w:ascii="Calibri Light" w:hAnsi="Calibri Light" w:cstheme="minorBidi"/>
                <w:noProof/>
                <w:sz w:val="20"/>
                <w:szCs w:val="20"/>
              </w:rPr>
            </w:pPr>
          </w:p>
          <w:p w14:paraId="332829C0" w14:textId="25788632" w:rsidR="00D857A0" w:rsidRPr="00DF4731" w:rsidRDefault="15C01898" w:rsidP="7DE1AF3A">
            <w:pPr>
              <w:rPr>
                <w:rFonts w:ascii="Calibri Light" w:hAnsi="Calibri Light" w:cstheme="minorBidi"/>
                <w:b/>
                <w:bCs/>
                <w:noProof/>
                <w:sz w:val="20"/>
                <w:szCs w:val="20"/>
              </w:rPr>
            </w:pPr>
            <w:r w:rsidRPr="7DE1AF3A">
              <w:rPr>
                <w:rFonts w:ascii="Calibri Light" w:hAnsi="Calibri Light" w:cstheme="minorBidi"/>
                <w:noProof/>
                <w:sz w:val="20"/>
                <w:szCs w:val="20"/>
              </w:rPr>
              <w:t xml:space="preserve"> </w:t>
            </w:r>
            <w:r w:rsidRPr="7DE1AF3A">
              <w:rPr>
                <w:rFonts w:ascii="Calibri Light" w:hAnsi="Calibri Light" w:cstheme="minorBidi"/>
                <w:b/>
                <w:bCs/>
                <w:noProof/>
                <w:sz w:val="20"/>
                <w:szCs w:val="20"/>
              </w:rPr>
              <w:t>Team Project Presentations</w:t>
            </w:r>
          </w:p>
          <w:p w14:paraId="755F920B" w14:textId="77777777" w:rsidR="00A3302D" w:rsidRPr="00DF4731" w:rsidRDefault="00A3302D" w:rsidP="00431417">
            <w:pPr>
              <w:pStyle w:val="TableParagraph"/>
              <w:spacing w:line="262" w:lineRule="exact"/>
              <w:ind w:left="105"/>
              <w:jc w:val="right"/>
              <w:rPr>
                <w:rFonts w:ascii="Calibri Light" w:hAnsi="Calibri Light" w:cstheme="minorHAnsi"/>
                <w:noProof/>
                <w:w w:val="95"/>
                <w:sz w:val="20"/>
                <w:szCs w:val="20"/>
              </w:rPr>
            </w:pPr>
          </w:p>
          <w:p w14:paraId="0653FB81" w14:textId="1B6E6684" w:rsidR="001F4002" w:rsidRPr="00DF4731" w:rsidRDefault="001F4002" w:rsidP="00431417">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Delivered by Prof. Akaki Kheladze</w:t>
            </w:r>
          </w:p>
        </w:tc>
      </w:tr>
      <w:tr w:rsidR="001F4002" w:rsidRPr="00DF4731" w14:paraId="58069503" w14:textId="77777777" w:rsidTr="00356086">
        <w:trPr>
          <w:trHeight w:val="404"/>
        </w:trPr>
        <w:tc>
          <w:tcPr>
            <w:tcW w:w="1710" w:type="dxa"/>
            <w:shd w:val="clear" w:color="auto" w:fill="F1F1F1"/>
            <w:vAlign w:val="center"/>
          </w:tcPr>
          <w:p w14:paraId="4597B329" w14:textId="77777777" w:rsidR="001F4002" w:rsidRPr="00DF4731" w:rsidRDefault="001F4002" w:rsidP="00356086">
            <w:pPr>
              <w:jc w:val="center"/>
              <w:rPr>
                <w:rFonts w:ascii="Calibri Light" w:hAnsi="Calibri Light" w:cstheme="minorHAnsi"/>
                <w:noProof/>
                <w:sz w:val="20"/>
                <w:szCs w:val="20"/>
              </w:rPr>
            </w:pPr>
          </w:p>
          <w:p w14:paraId="6A15496D" w14:textId="67C0F3AC" w:rsidR="001F4002" w:rsidRPr="00DF4731" w:rsidRDefault="001F4002"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-15</w:t>
            </w:r>
          </w:p>
          <w:p w14:paraId="70510E22" w14:textId="77777777" w:rsidR="001F4002" w:rsidRPr="00DF4731" w:rsidRDefault="001F4002" w:rsidP="00356086">
            <w:pPr>
              <w:jc w:val="center"/>
              <w:rPr>
                <w:rFonts w:ascii="Calibri Light" w:hAnsi="Calibri Light" w:cstheme="minorHAnsi"/>
                <w:noProof/>
                <w:sz w:val="20"/>
                <w:szCs w:val="20"/>
              </w:rPr>
            </w:pPr>
          </w:p>
          <w:p w14:paraId="76DDB73C" w14:textId="1AB3C457" w:rsidR="001F4002" w:rsidRPr="00DF4731" w:rsidRDefault="001F4002" w:rsidP="00356086">
            <w:pPr>
              <w:pStyle w:val="TableParagraph"/>
              <w:spacing w:line="289" w:lineRule="exact"/>
              <w:ind w:right="47"/>
              <w:jc w:val="center"/>
              <w:rPr>
                <w:rFonts w:ascii="Calibri Light" w:hAnsi="Calibri Light" w:cstheme="minorHAnsi"/>
                <w:noProof/>
                <w:sz w:val="20"/>
                <w:szCs w:val="20"/>
              </w:rPr>
            </w:pPr>
          </w:p>
        </w:tc>
        <w:tc>
          <w:tcPr>
            <w:tcW w:w="5400" w:type="dxa"/>
          </w:tcPr>
          <w:p w14:paraId="6B165D87" w14:textId="77777777" w:rsidR="00064E19" w:rsidRPr="00DF4731" w:rsidRDefault="00064E19" w:rsidP="00431417">
            <w:pPr>
              <w:pStyle w:val="TableParagraph"/>
              <w:tabs>
                <w:tab w:val="left" w:pos="3213"/>
              </w:tabs>
              <w:ind w:left="185" w:right="243"/>
              <w:rPr>
                <w:rFonts w:ascii="Calibri Light" w:hAnsi="Calibri Light" w:cstheme="minorHAnsi"/>
                <w:noProof/>
                <w:sz w:val="20"/>
                <w:szCs w:val="20"/>
              </w:rPr>
            </w:pPr>
          </w:p>
          <w:p w14:paraId="304F8D1C" w14:textId="1665AD9E" w:rsidR="001F4002" w:rsidRPr="00DF4731" w:rsidRDefault="003342CF" w:rsidP="00431417">
            <w:pPr>
              <w:ind w:left="185"/>
              <w:rPr>
                <w:rFonts w:ascii="Calibri Light" w:hAnsi="Calibri Light" w:cstheme="minorHAnsi"/>
                <w:b/>
                <w:bCs/>
                <w:noProof/>
                <w:sz w:val="20"/>
                <w:szCs w:val="20"/>
              </w:rPr>
            </w:pPr>
            <w:r>
              <w:rPr>
                <w:rFonts w:ascii="Calibri Light" w:hAnsi="Calibri Light" w:cstheme="minorHAnsi"/>
                <w:b/>
                <w:bCs/>
                <w:noProof/>
                <w:sz w:val="20"/>
                <w:szCs w:val="20"/>
              </w:rPr>
              <w:t>Recap and Preparation for Final Exam</w:t>
            </w:r>
          </w:p>
          <w:p w14:paraId="1882A64E" w14:textId="77777777" w:rsidR="001F4002" w:rsidRPr="00DF4731" w:rsidRDefault="001F4002" w:rsidP="00431417">
            <w:pPr>
              <w:pStyle w:val="TableParagraph"/>
              <w:ind w:left="185" w:right="1327"/>
              <w:rPr>
                <w:rFonts w:ascii="Calibri Light" w:hAnsi="Calibri Light" w:cstheme="minorHAnsi"/>
                <w:b/>
                <w:noProof/>
                <w:sz w:val="20"/>
                <w:szCs w:val="20"/>
              </w:rPr>
            </w:pPr>
          </w:p>
          <w:p w14:paraId="32CB80F1" w14:textId="26DB8BBF" w:rsidR="001F4002" w:rsidRPr="00DF4731" w:rsidRDefault="001F4002" w:rsidP="00431417">
            <w:pPr>
              <w:pStyle w:val="TableParagraph"/>
              <w:ind w:left="185" w:right="1327"/>
              <w:rPr>
                <w:rFonts w:ascii="Calibri Light" w:hAnsi="Calibri Light" w:cstheme="minorHAnsi"/>
                <w:b/>
                <w:noProof/>
                <w:sz w:val="20"/>
                <w:szCs w:val="20"/>
              </w:rPr>
            </w:pPr>
          </w:p>
        </w:tc>
        <w:tc>
          <w:tcPr>
            <w:tcW w:w="3877" w:type="dxa"/>
            <w:gridSpan w:val="2"/>
          </w:tcPr>
          <w:p w14:paraId="441E790A" w14:textId="727B3B5D" w:rsidR="001F4002" w:rsidRPr="00DF4731" w:rsidRDefault="001F4002" w:rsidP="00431417">
            <w:pPr>
              <w:pStyle w:val="TableParagraph"/>
              <w:spacing w:line="263" w:lineRule="exact"/>
              <w:ind w:left="105"/>
              <w:rPr>
                <w:rFonts w:ascii="Calibri Light" w:hAnsi="Calibri Light" w:cstheme="minorHAnsi"/>
                <w:noProof/>
                <w:sz w:val="20"/>
                <w:szCs w:val="20"/>
              </w:rPr>
            </w:pPr>
            <w:r w:rsidRPr="00DF4731">
              <w:rPr>
                <w:rFonts w:ascii="Calibri Light" w:hAnsi="Calibri Light" w:cstheme="minorHAnsi"/>
                <w:noProof/>
                <w:sz w:val="20"/>
                <w:szCs w:val="20"/>
              </w:rPr>
              <w:t>Lecture</w:t>
            </w:r>
          </w:p>
          <w:p w14:paraId="7CA146EF" w14:textId="77777777" w:rsidR="003425A8" w:rsidRPr="00DF4731" w:rsidRDefault="003425A8" w:rsidP="00431417">
            <w:pPr>
              <w:pStyle w:val="TableParagraph"/>
              <w:spacing w:line="263" w:lineRule="exact"/>
              <w:ind w:left="105"/>
              <w:rPr>
                <w:rFonts w:ascii="Calibri Light" w:hAnsi="Calibri Light" w:cstheme="minorHAnsi"/>
                <w:noProof/>
                <w:sz w:val="20"/>
                <w:szCs w:val="20"/>
              </w:rPr>
            </w:pPr>
          </w:p>
          <w:p w14:paraId="1DE7DC11" w14:textId="30C1D6ED" w:rsidR="00C64975" w:rsidRPr="00DF4731" w:rsidRDefault="001F4002" w:rsidP="00431417">
            <w:pPr>
              <w:pStyle w:val="TableParagraph"/>
              <w:spacing w:line="244" w:lineRule="exact"/>
              <w:ind w:left="105"/>
              <w:rPr>
                <w:rFonts w:ascii="Calibri Light" w:hAnsi="Calibri Light" w:cstheme="minorHAnsi"/>
                <w:noProof/>
                <w:sz w:val="20"/>
                <w:szCs w:val="20"/>
              </w:rPr>
            </w:pPr>
            <w:r w:rsidRPr="00DF4731">
              <w:rPr>
                <w:rFonts w:ascii="Calibri Light" w:hAnsi="Calibri Light" w:cstheme="minorHAnsi"/>
                <w:noProof/>
                <w:sz w:val="20"/>
                <w:szCs w:val="20"/>
              </w:rPr>
              <w:t>Seminar</w:t>
            </w:r>
          </w:p>
          <w:p w14:paraId="518E37FC" w14:textId="7F2467FB" w:rsidR="001F4002" w:rsidRPr="00DF4731" w:rsidRDefault="001F4002" w:rsidP="00431417">
            <w:pPr>
              <w:pStyle w:val="TableParagraph"/>
              <w:spacing w:line="242" w:lineRule="exact"/>
              <w:ind w:left="105"/>
              <w:jc w:val="right"/>
              <w:rPr>
                <w:rFonts w:ascii="Calibri Light" w:hAnsi="Calibri Light" w:cstheme="minorHAnsi"/>
                <w:noProof/>
                <w:sz w:val="20"/>
                <w:szCs w:val="20"/>
              </w:rPr>
            </w:pPr>
            <w:r w:rsidRPr="00DF4731">
              <w:rPr>
                <w:rFonts w:ascii="Calibri Light" w:hAnsi="Calibri Light" w:cstheme="minorHAnsi"/>
                <w:noProof/>
                <w:w w:val="95"/>
                <w:sz w:val="20"/>
                <w:szCs w:val="20"/>
              </w:rPr>
              <w:t>Delivered by Prof. Akaki Kheladze</w:t>
            </w:r>
          </w:p>
        </w:tc>
      </w:tr>
      <w:tr w:rsidR="00356086" w:rsidRPr="00DF4731" w14:paraId="68067D60" w14:textId="77777777" w:rsidTr="00356086">
        <w:trPr>
          <w:trHeight w:val="350"/>
        </w:trPr>
        <w:tc>
          <w:tcPr>
            <w:tcW w:w="1710" w:type="dxa"/>
            <w:shd w:val="clear" w:color="auto" w:fill="F1F1F1"/>
            <w:vAlign w:val="center"/>
          </w:tcPr>
          <w:p w14:paraId="18B303C6" w14:textId="1C4724A0" w:rsidR="00356086" w:rsidRPr="00DF4731" w:rsidRDefault="00356086" w:rsidP="00356086">
            <w:pPr>
              <w:jc w:val="center"/>
              <w:rPr>
                <w:rFonts w:ascii="Calibri Light" w:hAnsi="Calibri Light" w:cstheme="minorHAnsi"/>
                <w:noProof/>
                <w:sz w:val="20"/>
                <w:szCs w:val="20"/>
              </w:rPr>
            </w:pPr>
            <w:r w:rsidRPr="00DF4731">
              <w:rPr>
                <w:rFonts w:ascii="Calibri Light" w:hAnsi="Calibri Light" w:cstheme="minorHAnsi"/>
                <w:noProof/>
                <w:sz w:val="20"/>
                <w:szCs w:val="20"/>
              </w:rPr>
              <w:t>WEEK -16</w:t>
            </w:r>
          </w:p>
        </w:tc>
        <w:tc>
          <w:tcPr>
            <w:tcW w:w="5400" w:type="dxa"/>
            <w:vAlign w:val="center"/>
          </w:tcPr>
          <w:p w14:paraId="26A47E0D" w14:textId="576FED9E" w:rsidR="00356086" w:rsidRPr="00DF4731" w:rsidRDefault="00356086" w:rsidP="00356086">
            <w:pPr>
              <w:pStyle w:val="TableParagraph"/>
              <w:tabs>
                <w:tab w:val="left" w:pos="3213"/>
              </w:tabs>
              <w:ind w:left="185" w:right="243"/>
              <w:jc w:val="center"/>
              <w:rPr>
                <w:rFonts w:ascii="Calibri Light" w:hAnsi="Calibri Light" w:cstheme="minorHAnsi"/>
                <w:b/>
                <w:bCs/>
                <w:noProof/>
                <w:sz w:val="20"/>
                <w:szCs w:val="20"/>
              </w:rPr>
            </w:pPr>
            <w:r w:rsidRPr="00DF4731">
              <w:rPr>
                <w:rFonts w:ascii="Calibri Light" w:hAnsi="Calibri Light" w:cstheme="minorHAnsi"/>
                <w:b/>
                <w:bCs/>
                <w:noProof/>
                <w:sz w:val="20"/>
                <w:szCs w:val="20"/>
              </w:rPr>
              <w:t>FINAL EXAM</w:t>
            </w:r>
          </w:p>
        </w:tc>
        <w:tc>
          <w:tcPr>
            <w:tcW w:w="3877" w:type="dxa"/>
            <w:gridSpan w:val="2"/>
            <w:vAlign w:val="center"/>
          </w:tcPr>
          <w:p w14:paraId="0F847844" w14:textId="4B7DFF3C" w:rsidR="00356086" w:rsidRPr="00DF4731" w:rsidRDefault="00356086" w:rsidP="00356086">
            <w:pPr>
              <w:pStyle w:val="TableParagraph"/>
              <w:spacing w:line="263" w:lineRule="exact"/>
              <w:rPr>
                <w:rFonts w:ascii="Calibri Light" w:hAnsi="Calibri Light" w:cstheme="minorHAnsi"/>
                <w:noProof/>
                <w:sz w:val="20"/>
                <w:szCs w:val="20"/>
              </w:rPr>
            </w:pPr>
            <w:r w:rsidRPr="00356086">
              <w:rPr>
                <w:rFonts w:ascii="Calibri Light" w:hAnsi="Calibri Light" w:cstheme="minorHAnsi"/>
                <w:bCs/>
                <w:i/>
                <w:iCs/>
                <w:noProof/>
                <w:sz w:val="20"/>
                <w:szCs w:val="20"/>
              </w:rPr>
              <w:t>Duration 1 h</w:t>
            </w:r>
          </w:p>
        </w:tc>
      </w:tr>
    </w:tbl>
    <w:p w14:paraId="63BAB955" w14:textId="4CE6D37A" w:rsidR="00C37E70" w:rsidRPr="00FE08B1" w:rsidRDefault="00C37E70">
      <w:pPr>
        <w:spacing w:line="242" w:lineRule="exact"/>
        <w:rPr>
          <w:rFonts w:ascii="Calibri Light" w:hAnsi="Calibri Light" w:cstheme="minorHAnsi"/>
          <w:noProof/>
          <w:sz w:val="20"/>
        </w:rPr>
        <w:sectPr w:rsidR="00C37E70" w:rsidRPr="00FE08B1" w:rsidSect="00DF4731">
          <w:pgSz w:w="11910" w:h="16840"/>
          <w:pgMar w:top="180" w:right="420" w:bottom="2540" w:left="440" w:header="298" w:footer="0" w:gutter="0"/>
          <w:cols w:space="720"/>
        </w:sectPr>
      </w:pPr>
      <w:r w:rsidRPr="00FE08B1">
        <w:rPr>
          <w:rFonts w:ascii="Calibri Light" w:hAnsi="Calibri Light" w:cstheme="minorHAnsi"/>
          <w:noProof/>
          <w:sz w:val="20"/>
        </w:rPr>
        <w:t xml:space="preserve">  </w:t>
      </w:r>
    </w:p>
    <w:p w14:paraId="2328D91E" w14:textId="0C0F4661" w:rsidR="004B193B" w:rsidRPr="00431417" w:rsidRDefault="004A49BF" w:rsidP="00DF4731">
      <w:pPr>
        <w:pStyle w:val="Heading1"/>
        <w:spacing w:before="0"/>
        <w:ind w:left="270"/>
        <w:rPr>
          <w:rFonts w:ascii="Calibri Light" w:hAnsi="Calibri Light" w:cstheme="minorHAnsi"/>
          <w:b/>
          <w:bCs/>
          <w:noProof/>
          <w:color w:val="003358"/>
        </w:rPr>
      </w:pPr>
      <w:r w:rsidRPr="00431417">
        <w:rPr>
          <w:rFonts w:ascii="Calibri Light" w:hAnsi="Calibri Light" w:cstheme="minorHAnsi"/>
          <w:b/>
          <w:bCs/>
          <w:noProof/>
          <w:color w:val="003358"/>
        </w:rPr>
        <w:lastRenderedPageBreak/>
        <w:t>ANNEX 3 | დანართი 3</w:t>
      </w:r>
    </w:p>
    <w:p w14:paraId="711E2292" w14:textId="5AA46AB2" w:rsidR="004B193B" w:rsidRPr="00431417" w:rsidRDefault="004A49BF" w:rsidP="00DF4731">
      <w:pPr>
        <w:spacing w:line="256" w:lineRule="auto"/>
        <w:ind w:left="280"/>
        <w:rPr>
          <w:rFonts w:ascii="Calibri Light" w:hAnsi="Calibri Light" w:cstheme="minorHAnsi"/>
          <w:b/>
          <w:bCs/>
          <w:noProof/>
          <w:sz w:val="24"/>
          <w:szCs w:val="24"/>
        </w:rPr>
      </w:pPr>
      <w:r w:rsidRPr="00431417">
        <w:rPr>
          <w:rFonts w:ascii="Calibri Light" w:hAnsi="Calibri Light" w:cstheme="minorHAnsi"/>
          <w:b/>
          <w:bCs/>
          <w:noProof/>
          <w:color w:val="003358"/>
          <w:sz w:val="24"/>
          <w:szCs w:val="24"/>
        </w:rPr>
        <w:t>COURSE SPECIFIC ADDITIONAL COMPONENTS | საგანმანათლებლო კურსის დამატებითი</w:t>
      </w:r>
      <w:r w:rsidR="00431417">
        <w:rPr>
          <w:rFonts w:ascii="Calibri Light" w:hAnsi="Calibri Light" w:cstheme="minorHAnsi"/>
          <w:b/>
          <w:bCs/>
          <w:noProof/>
          <w:color w:val="003358"/>
          <w:sz w:val="24"/>
          <w:szCs w:val="24"/>
        </w:rPr>
        <w:t xml:space="preserve">  </w:t>
      </w:r>
      <w:r w:rsidRPr="00431417">
        <w:rPr>
          <w:rFonts w:ascii="Calibri Light" w:hAnsi="Calibri Light" w:cstheme="minorHAnsi"/>
          <w:b/>
          <w:bCs/>
          <w:noProof/>
          <w:color w:val="003358"/>
          <w:sz w:val="24"/>
          <w:szCs w:val="24"/>
        </w:rPr>
        <w:t>კომპონენტები</w:t>
      </w:r>
    </w:p>
    <w:p w14:paraId="10525DA3" w14:textId="721D3A80" w:rsidR="004B193B" w:rsidRPr="00431417" w:rsidRDefault="004A49BF" w:rsidP="00435844">
      <w:pPr>
        <w:tabs>
          <w:tab w:val="left" w:pos="5488"/>
        </w:tabs>
        <w:spacing w:before="156"/>
        <w:ind w:left="280"/>
        <w:rPr>
          <w:rFonts w:ascii="Calibri Light" w:hAnsi="Calibri Light" w:cstheme="minorHAnsi"/>
          <w:noProof/>
        </w:rPr>
      </w:pPr>
      <w:r w:rsidRPr="00431417">
        <w:rPr>
          <w:rFonts w:ascii="Calibri Light" w:hAnsi="Calibri Light" w:cstheme="minorHAnsi"/>
          <w:noProof/>
          <w:w w:val="95"/>
          <w:sz w:val="23"/>
        </w:rPr>
        <w:t>Additional</w:t>
      </w:r>
      <w:r w:rsidRPr="00431417">
        <w:rPr>
          <w:rFonts w:ascii="Calibri Light" w:hAnsi="Calibri Light" w:cstheme="minorHAnsi"/>
          <w:noProof/>
          <w:spacing w:val="2"/>
          <w:w w:val="95"/>
          <w:sz w:val="23"/>
        </w:rPr>
        <w:t xml:space="preserve"> </w:t>
      </w:r>
      <w:r w:rsidRPr="00431417">
        <w:rPr>
          <w:rFonts w:ascii="Calibri Light" w:hAnsi="Calibri Light" w:cstheme="minorHAnsi"/>
          <w:noProof/>
          <w:w w:val="95"/>
          <w:sz w:val="23"/>
        </w:rPr>
        <w:t>components</w:t>
      </w:r>
      <w:r w:rsidRPr="00431417">
        <w:rPr>
          <w:rFonts w:ascii="Calibri Light" w:hAnsi="Calibri Light" w:cstheme="minorHAnsi"/>
          <w:noProof/>
          <w:spacing w:val="2"/>
          <w:w w:val="95"/>
          <w:sz w:val="23"/>
        </w:rPr>
        <w:t xml:space="preserve"> </w:t>
      </w:r>
      <w:r w:rsidRPr="00431417">
        <w:rPr>
          <w:rFonts w:ascii="Calibri Light" w:hAnsi="Calibri Light" w:cstheme="minorHAnsi"/>
          <w:noProof/>
          <w:w w:val="95"/>
          <w:sz w:val="23"/>
        </w:rPr>
        <w:t>used</w:t>
      </w:r>
      <w:r w:rsidRPr="00431417">
        <w:rPr>
          <w:rFonts w:ascii="Calibri Light" w:hAnsi="Calibri Light" w:cstheme="minorHAnsi"/>
          <w:noProof/>
          <w:spacing w:val="2"/>
          <w:w w:val="95"/>
          <w:sz w:val="23"/>
        </w:rPr>
        <w:t xml:space="preserve"> </w:t>
      </w:r>
      <w:r w:rsidRPr="00431417">
        <w:rPr>
          <w:rFonts w:ascii="Calibri Light" w:hAnsi="Calibri Light" w:cstheme="minorHAnsi"/>
          <w:noProof/>
          <w:w w:val="95"/>
          <w:sz w:val="23"/>
        </w:rPr>
        <w:t>by</w:t>
      </w:r>
      <w:r w:rsidRPr="00431417">
        <w:rPr>
          <w:rFonts w:ascii="Calibri Light" w:hAnsi="Calibri Light" w:cstheme="minorHAnsi"/>
          <w:noProof/>
          <w:spacing w:val="2"/>
          <w:w w:val="95"/>
          <w:sz w:val="23"/>
        </w:rPr>
        <w:t xml:space="preserve"> </w:t>
      </w:r>
      <w:r w:rsidRPr="00431417">
        <w:rPr>
          <w:rFonts w:ascii="Calibri Light" w:hAnsi="Calibri Light" w:cstheme="minorHAnsi"/>
          <w:noProof/>
          <w:w w:val="95"/>
          <w:sz w:val="23"/>
        </w:rPr>
        <w:t>the course</w:t>
      </w:r>
      <w:r w:rsidRPr="00431417">
        <w:rPr>
          <w:rFonts w:ascii="Calibri Light" w:hAnsi="Calibri Light" w:cstheme="minorHAnsi"/>
          <w:noProof/>
          <w:spacing w:val="1"/>
          <w:w w:val="95"/>
          <w:sz w:val="23"/>
        </w:rPr>
        <w:t xml:space="preserve"> </w:t>
      </w:r>
      <w:r w:rsidRPr="00431417">
        <w:rPr>
          <w:rFonts w:ascii="Calibri Light" w:hAnsi="Calibri Light" w:cstheme="minorHAnsi"/>
          <w:noProof/>
          <w:w w:val="95"/>
          <w:sz w:val="23"/>
        </w:rPr>
        <w:t>instructor</w:t>
      </w:r>
      <w:r w:rsidRPr="00431417">
        <w:rPr>
          <w:rFonts w:ascii="Calibri Light" w:hAnsi="Calibri Light" w:cstheme="minorHAnsi"/>
          <w:noProof/>
          <w:w w:val="95"/>
          <w:sz w:val="23"/>
        </w:rPr>
        <w:tab/>
      </w:r>
      <w:r w:rsidRPr="00431417">
        <w:rPr>
          <w:rFonts w:ascii="Calibri Light" w:hAnsi="Calibri Light" w:cstheme="minorHAnsi"/>
          <w:noProof/>
        </w:rPr>
        <w:t>Written</w:t>
      </w:r>
      <w:r w:rsidRPr="00431417">
        <w:rPr>
          <w:rFonts w:ascii="Calibri Light" w:hAnsi="Calibri Light" w:cstheme="minorHAnsi"/>
          <w:noProof/>
          <w:spacing w:val="-1"/>
        </w:rPr>
        <w:t xml:space="preserve"> </w:t>
      </w:r>
      <w:r w:rsidRPr="00431417">
        <w:rPr>
          <w:rFonts w:ascii="Calibri Light" w:hAnsi="Calibri Light" w:cstheme="minorHAnsi"/>
          <w:noProof/>
        </w:rPr>
        <w:t>Report</w:t>
      </w:r>
      <w:r w:rsidRPr="00431417">
        <w:rPr>
          <w:rFonts w:ascii="Calibri Light" w:hAnsi="Calibri Light" w:cstheme="minorHAnsi"/>
          <w:noProof/>
          <w:spacing w:val="-4"/>
        </w:rPr>
        <w:t xml:space="preserve"> </w:t>
      </w:r>
      <w:r w:rsidRPr="00431417">
        <w:rPr>
          <w:rFonts w:ascii="Calibri Light" w:hAnsi="Calibri Light" w:cstheme="minorHAnsi"/>
          <w:noProof/>
        </w:rPr>
        <w:t>/ Final</w:t>
      </w:r>
      <w:r w:rsidRPr="00431417">
        <w:rPr>
          <w:rFonts w:ascii="Calibri Light" w:hAnsi="Calibri Light" w:cstheme="minorHAnsi"/>
          <w:noProof/>
          <w:spacing w:val="-4"/>
        </w:rPr>
        <w:t xml:space="preserve"> </w:t>
      </w:r>
      <w:r w:rsidRPr="00431417">
        <w:rPr>
          <w:rFonts w:ascii="Calibri Light" w:hAnsi="Calibri Light" w:cstheme="minorHAnsi"/>
          <w:noProof/>
        </w:rPr>
        <w:t>Business</w:t>
      </w:r>
      <w:r w:rsidRPr="00431417">
        <w:rPr>
          <w:rFonts w:ascii="Calibri Light" w:hAnsi="Calibri Light" w:cstheme="minorHAnsi"/>
          <w:noProof/>
          <w:spacing w:val="-2"/>
        </w:rPr>
        <w:t xml:space="preserve"> </w:t>
      </w:r>
      <w:r w:rsidRPr="00431417">
        <w:rPr>
          <w:rFonts w:ascii="Calibri Light" w:hAnsi="Calibri Light" w:cstheme="minorHAnsi"/>
          <w:noProof/>
        </w:rPr>
        <w:t>Plan</w:t>
      </w:r>
      <w:r w:rsidRPr="00431417">
        <w:rPr>
          <w:rFonts w:ascii="Calibri Light" w:hAnsi="Calibri Light" w:cstheme="minorHAnsi"/>
          <w:noProof/>
          <w:spacing w:val="-4"/>
        </w:rPr>
        <w:t xml:space="preserve"> </w:t>
      </w:r>
      <w:r w:rsidRPr="00431417">
        <w:rPr>
          <w:rFonts w:ascii="Calibri Light" w:hAnsi="Calibri Light" w:cstheme="minorHAnsi"/>
          <w:noProof/>
        </w:rPr>
        <w:t>Structure</w:t>
      </w:r>
    </w:p>
    <w:bookmarkStart w:id="34" w:name="_Hlk127896057" w:displacedByCustomXml="next"/>
    <w:sdt>
      <w:sdtPr>
        <w:rPr>
          <w:rFonts w:ascii="Calibri Light" w:eastAsia="Sylfaen" w:hAnsi="Calibri Light" w:cstheme="minorBidi"/>
          <w:noProof/>
          <w:color w:val="auto"/>
          <w:sz w:val="22"/>
          <w:szCs w:val="22"/>
        </w:rPr>
        <w:id w:val="-418412371"/>
        <w:docPartObj>
          <w:docPartGallery w:val="Table of Contents"/>
          <w:docPartUnique/>
        </w:docPartObj>
      </w:sdtPr>
      <w:sdtContent>
        <w:p w14:paraId="0BB6E39E" w14:textId="77777777" w:rsidR="006554D0" w:rsidRPr="00FE08B1" w:rsidRDefault="006554D0" w:rsidP="00435844">
          <w:pPr>
            <w:pStyle w:val="TOCHeading"/>
            <w:ind w:right="430"/>
            <w:rPr>
              <w:rFonts w:ascii="Calibri Light" w:hAnsi="Calibri Light" w:cstheme="minorHAnsi"/>
              <w:noProof/>
            </w:rPr>
          </w:pPr>
          <w:r w:rsidRPr="00FE08B1">
            <w:rPr>
              <w:rFonts w:ascii="Calibri Light" w:hAnsi="Calibri Light" w:cstheme="minorHAnsi"/>
              <w:noProof/>
            </w:rPr>
            <w:t>Table of Contents</w:t>
          </w:r>
        </w:p>
        <w:p w14:paraId="0246EBBC" w14:textId="6868950A" w:rsidR="006554D0" w:rsidRPr="00FE08B1" w:rsidRDefault="006554D0" w:rsidP="00431417">
          <w:pPr>
            <w:pStyle w:val="TOC1"/>
            <w:ind w:left="90"/>
            <w:rPr>
              <w:rFonts w:ascii="Calibri Light" w:hAnsi="Calibri Light" w:cstheme="minorHAnsi"/>
              <w:noProof/>
            </w:rPr>
          </w:pPr>
          <w:r w:rsidRPr="00FE08B1">
            <w:rPr>
              <w:rFonts w:ascii="Calibri Light" w:hAnsi="Calibri Light" w:cstheme="minorHAnsi"/>
              <w:b/>
              <w:bCs/>
              <w:noProof/>
            </w:rPr>
            <w:t>Project Overview</w:t>
          </w:r>
          <w:r w:rsidRPr="00FE08B1">
            <w:rPr>
              <w:rFonts w:ascii="Calibri Light" w:hAnsi="Calibri Light" w:cstheme="minorHAnsi"/>
              <w:noProof/>
            </w:rPr>
            <w:ptab w:relativeTo="margin" w:alignment="right" w:leader="dot"/>
          </w:r>
        </w:p>
        <w:p w14:paraId="75CE3BC6" w14:textId="0F2A9A8B" w:rsidR="006554D0" w:rsidRPr="00FE08B1" w:rsidRDefault="006554D0" w:rsidP="006554D0">
          <w:pPr>
            <w:pStyle w:val="TOC2"/>
            <w:ind w:left="216"/>
            <w:rPr>
              <w:rFonts w:ascii="Calibri Light" w:hAnsi="Calibri Light" w:cstheme="minorHAnsi"/>
              <w:noProof/>
            </w:rPr>
          </w:pPr>
          <w:r w:rsidRPr="00FE08B1">
            <w:rPr>
              <w:rFonts w:ascii="Calibri Light" w:hAnsi="Calibri Light" w:cstheme="minorHAnsi"/>
              <w:noProof/>
            </w:rPr>
            <w:t>Purpose and Objectives</w:t>
          </w:r>
          <w:r w:rsidRPr="00FE08B1">
            <w:rPr>
              <w:rFonts w:ascii="Calibri Light" w:hAnsi="Calibri Light" w:cstheme="minorHAnsi"/>
              <w:noProof/>
            </w:rPr>
            <w:ptab w:relativeTo="margin" w:alignment="right" w:leader="dot"/>
          </w:r>
        </w:p>
        <w:p w14:paraId="03D808C8" w14:textId="70778E46" w:rsidR="006554D0" w:rsidRPr="00FE08B1" w:rsidRDefault="006554D0" w:rsidP="006554D0">
          <w:pPr>
            <w:pStyle w:val="TOC3"/>
            <w:ind w:left="446"/>
            <w:rPr>
              <w:rFonts w:ascii="Calibri Light" w:hAnsi="Calibri Light" w:cstheme="minorHAnsi"/>
              <w:noProof/>
            </w:rPr>
          </w:pPr>
          <w:r w:rsidRPr="00FE08B1">
            <w:rPr>
              <w:rFonts w:ascii="Calibri Light" w:hAnsi="Calibri Light" w:cstheme="minorHAnsi"/>
              <w:noProof/>
            </w:rPr>
            <w:t>Scope</w:t>
          </w:r>
          <w:r w:rsidRPr="00FE08B1">
            <w:rPr>
              <w:rFonts w:ascii="Calibri Light" w:hAnsi="Calibri Light" w:cstheme="minorHAnsi"/>
              <w:noProof/>
            </w:rPr>
            <w:ptab w:relativeTo="margin" w:alignment="right" w:leader="dot"/>
          </w:r>
        </w:p>
        <w:p w14:paraId="11D58FCA" w14:textId="359A1415" w:rsidR="006554D0" w:rsidRPr="00FE08B1" w:rsidRDefault="006554D0" w:rsidP="006554D0">
          <w:pPr>
            <w:pStyle w:val="TOC3"/>
            <w:ind w:left="446"/>
            <w:rPr>
              <w:rFonts w:ascii="Calibri Light" w:hAnsi="Calibri Light" w:cstheme="minorHAnsi"/>
              <w:noProof/>
            </w:rPr>
          </w:pPr>
          <w:r w:rsidRPr="00FE08B1">
            <w:rPr>
              <w:rFonts w:ascii="Calibri Light" w:hAnsi="Calibri Light" w:cstheme="minorHAnsi"/>
              <w:noProof/>
            </w:rPr>
            <w:t>Statement of Work</w:t>
          </w:r>
          <w:r w:rsidRPr="00FE08B1">
            <w:rPr>
              <w:rFonts w:ascii="Calibri Light" w:hAnsi="Calibri Light" w:cstheme="minorHAnsi"/>
              <w:noProof/>
            </w:rPr>
            <w:ptab w:relativeTo="margin" w:alignment="right" w:leader="dot"/>
          </w:r>
        </w:p>
        <w:p w14:paraId="48F9F586" w14:textId="73013ED2" w:rsidR="006554D0" w:rsidRPr="00FE08B1" w:rsidRDefault="00254E1F" w:rsidP="006554D0">
          <w:pPr>
            <w:pStyle w:val="TOC2"/>
            <w:ind w:left="216"/>
            <w:rPr>
              <w:rFonts w:ascii="Calibri Light" w:hAnsi="Calibri Light" w:cstheme="minorHAnsi"/>
              <w:noProof/>
            </w:rPr>
          </w:pPr>
          <w:r w:rsidRPr="00FE08B1">
            <w:rPr>
              <w:rFonts w:ascii="Calibri Light" w:hAnsi="Calibri Light" w:cstheme="minorHAnsi"/>
              <w:noProof/>
            </w:rPr>
            <w:t>Project Charter</w:t>
          </w:r>
          <w:r w:rsidR="006554D0" w:rsidRPr="00FE08B1">
            <w:rPr>
              <w:rFonts w:ascii="Calibri Light" w:hAnsi="Calibri Light" w:cstheme="minorHAnsi"/>
              <w:noProof/>
            </w:rPr>
            <w:ptab w:relativeTo="margin" w:alignment="right" w:leader="dot"/>
          </w:r>
        </w:p>
        <w:p w14:paraId="384CF7E9" w14:textId="11D3EC49" w:rsidR="006554D0" w:rsidRPr="00FE08B1" w:rsidRDefault="00254E1F" w:rsidP="006554D0">
          <w:pPr>
            <w:pStyle w:val="TOC2"/>
            <w:ind w:left="216"/>
            <w:rPr>
              <w:rFonts w:ascii="Calibri Light" w:hAnsi="Calibri Light" w:cstheme="minorHAnsi"/>
              <w:noProof/>
            </w:rPr>
          </w:pPr>
          <w:r w:rsidRPr="00FE08B1">
            <w:rPr>
              <w:rFonts w:ascii="Calibri Light" w:hAnsi="Calibri Light" w:cstheme="minorHAnsi"/>
              <w:noProof/>
            </w:rPr>
            <w:t>Project Deliverables</w:t>
          </w:r>
          <w:r w:rsidR="006554D0" w:rsidRPr="00FE08B1">
            <w:rPr>
              <w:rFonts w:ascii="Calibri Light" w:hAnsi="Calibri Light" w:cstheme="minorHAnsi"/>
              <w:noProof/>
            </w:rPr>
            <w:ptab w:relativeTo="margin" w:alignment="right" w:leader="dot"/>
          </w:r>
        </w:p>
        <w:p w14:paraId="7BCF8480" w14:textId="0A1C78E0" w:rsidR="006554D0" w:rsidRPr="00FE08B1" w:rsidRDefault="00254E1F" w:rsidP="006554D0">
          <w:pPr>
            <w:pStyle w:val="TOC2"/>
            <w:ind w:left="216"/>
            <w:rPr>
              <w:rFonts w:ascii="Calibri Light" w:hAnsi="Calibri Light" w:cstheme="minorHAnsi"/>
              <w:noProof/>
            </w:rPr>
          </w:pPr>
          <w:r w:rsidRPr="00FE08B1">
            <w:rPr>
              <w:rFonts w:ascii="Calibri Light" w:hAnsi="Calibri Light" w:cstheme="minorHAnsi"/>
              <w:noProof/>
            </w:rPr>
            <w:t>Work Breakdown Structure</w:t>
          </w:r>
          <w:r w:rsidR="006554D0" w:rsidRPr="00FE08B1">
            <w:rPr>
              <w:rFonts w:ascii="Calibri Light" w:hAnsi="Calibri Light" w:cstheme="minorHAnsi"/>
              <w:noProof/>
            </w:rPr>
            <w:ptab w:relativeTo="margin" w:alignment="right" w:leader="dot"/>
          </w:r>
        </w:p>
        <w:p w14:paraId="631B210D" w14:textId="0155E060" w:rsidR="006554D0" w:rsidRPr="00FE08B1" w:rsidRDefault="00254E1F" w:rsidP="006554D0">
          <w:pPr>
            <w:pStyle w:val="TOC2"/>
            <w:ind w:left="216"/>
            <w:rPr>
              <w:rFonts w:ascii="Calibri Light" w:hAnsi="Calibri Light" w:cstheme="minorHAnsi"/>
              <w:noProof/>
            </w:rPr>
          </w:pPr>
          <w:r w:rsidRPr="00FE08B1">
            <w:rPr>
              <w:rFonts w:ascii="Calibri Light" w:hAnsi="Calibri Light" w:cstheme="minorHAnsi"/>
              <w:noProof/>
            </w:rPr>
            <w:t>Responsibility Assignment Matrix</w:t>
          </w:r>
          <w:r w:rsidR="006554D0" w:rsidRPr="00FE08B1">
            <w:rPr>
              <w:rFonts w:ascii="Calibri Light" w:hAnsi="Calibri Light" w:cstheme="minorHAnsi"/>
              <w:noProof/>
            </w:rPr>
            <w:ptab w:relativeTo="margin" w:alignment="right" w:leader="dot"/>
          </w:r>
        </w:p>
        <w:p w14:paraId="09A7ADC5" w14:textId="140FAF00" w:rsidR="00254E1F" w:rsidRPr="00FE08B1" w:rsidRDefault="00254E1F" w:rsidP="00254E1F">
          <w:pPr>
            <w:pStyle w:val="TOC2"/>
            <w:ind w:left="216"/>
            <w:rPr>
              <w:rFonts w:ascii="Calibri Light" w:hAnsi="Calibri Light" w:cstheme="minorHAnsi"/>
              <w:noProof/>
            </w:rPr>
          </w:pPr>
          <w:r w:rsidRPr="00FE08B1">
            <w:rPr>
              <w:rFonts w:ascii="Calibri Light" w:hAnsi="Calibri Light" w:cstheme="minorHAnsi"/>
              <w:noProof/>
            </w:rPr>
            <w:t>Project Communicatoin Plan</w:t>
          </w:r>
          <w:r w:rsidRPr="00FE08B1">
            <w:rPr>
              <w:rFonts w:ascii="Calibri Light" w:hAnsi="Calibri Light" w:cstheme="minorHAnsi"/>
              <w:noProof/>
            </w:rPr>
            <w:ptab w:relativeTo="margin" w:alignment="right" w:leader="dot"/>
          </w:r>
        </w:p>
        <w:p w14:paraId="22CFE7FC" w14:textId="568D82CA" w:rsidR="006554D0" w:rsidRPr="00FE08B1" w:rsidRDefault="006554D0" w:rsidP="006554D0">
          <w:pPr>
            <w:pStyle w:val="TOC1"/>
            <w:rPr>
              <w:rFonts w:ascii="Calibri Light" w:hAnsi="Calibri Light" w:cstheme="minorHAnsi"/>
              <w:noProof/>
            </w:rPr>
          </w:pPr>
          <w:r w:rsidRPr="00FE08B1">
            <w:rPr>
              <w:rFonts w:ascii="Calibri Light" w:hAnsi="Calibri Light" w:cstheme="minorHAnsi"/>
              <w:b/>
              <w:bCs/>
              <w:noProof/>
            </w:rPr>
            <w:t>Risk Assessment</w:t>
          </w:r>
          <w:r w:rsidRPr="00FE08B1">
            <w:rPr>
              <w:rFonts w:ascii="Calibri Light" w:hAnsi="Calibri Light" w:cstheme="minorHAnsi"/>
              <w:noProof/>
            </w:rPr>
            <w:ptab w:relativeTo="margin" w:alignment="right" w:leader="dot"/>
          </w:r>
        </w:p>
        <w:p w14:paraId="1D03767B" w14:textId="4C15A0DA" w:rsidR="006554D0" w:rsidRPr="00FE08B1" w:rsidRDefault="006554D0" w:rsidP="006554D0">
          <w:pPr>
            <w:pStyle w:val="TOC2"/>
            <w:ind w:left="216"/>
            <w:rPr>
              <w:rFonts w:ascii="Calibri Light" w:hAnsi="Calibri Light" w:cstheme="minorHAnsi"/>
              <w:noProof/>
            </w:rPr>
          </w:pPr>
          <w:r w:rsidRPr="00FE08B1">
            <w:rPr>
              <w:rFonts w:ascii="Calibri Light" w:hAnsi="Calibri Light" w:cstheme="minorHAnsi"/>
              <w:noProof/>
            </w:rPr>
            <w:t>Risk Identification</w:t>
          </w:r>
          <w:r w:rsidRPr="00FE08B1">
            <w:rPr>
              <w:rFonts w:ascii="Calibri Light" w:hAnsi="Calibri Light" w:cstheme="minorHAnsi"/>
              <w:noProof/>
            </w:rPr>
            <w:ptab w:relativeTo="margin" w:alignment="right" w:leader="dot"/>
          </w:r>
        </w:p>
        <w:p w14:paraId="28E50E8C" w14:textId="511114B3" w:rsidR="006554D0" w:rsidRPr="00FE08B1" w:rsidRDefault="006554D0" w:rsidP="006554D0">
          <w:pPr>
            <w:pStyle w:val="TOC2"/>
            <w:ind w:left="0"/>
            <w:rPr>
              <w:rFonts w:ascii="Calibri Light" w:hAnsi="Calibri Light" w:cstheme="minorHAnsi"/>
              <w:noProof/>
            </w:rPr>
          </w:pPr>
          <w:r w:rsidRPr="00FE08B1">
            <w:rPr>
              <w:rFonts w:ascii="Calibri Light" w:hAnsi="Calibri Light" w:cstheme="minorHAnsi"/>
              <w:noProof/>
            </w:rPr>
            <w:t xml:space="preserve">    Assessment of Probability and Consequence (Qualitative)</w:t>
          </w:r>
          <w:r w:rsidRPr="00FE08B1">
            <w:rPr>
              <w:rFonts w:ascii="Calibri Light" w:hAnsi="Calibri Light" w:cstheme="minorHAnsi"/>
              <w:noProof/>
            </w:rPr>
            <w:ptab w:relativeTo="margin" w:alignment="right" w:leader="dot"/>
          </w:r>
        </w:p>
        <w:p w14:paraId="766BDDBC" w14:textId="6E94FB45" w:rsidR="006554D0" w:rsidRPr="00FE08B1" w:rsidRDefault="006554D0" w:rsidP="006554D0">
          <w:pPr>
            <w:spacing w:line="276" w:lineRule="auto"/>
            <w:rPr>
              <w:rFonts w:ascii="Calibri Light" w:hAnsi="Calibri Light" w:cstheme="minorHAnsi"/>
              <w:i/>
              <w:iCs/>
              <w:noProof/>
            </w:rPr>
          </w:pPr>
          <w:r w:rsidRPr="00FE08B1">
            <w:rPr>
              <w:rFonts w:ascii="Calibri Light" w:hAnsi="Calibri Light" w:cstheme="minorHAnsi"/>
              <w:noProof/>
            </w:rPr>
            <w:t xml:space="preserve">    </w:t>
          </w:r>
          <w:r w:rsidRPr="00FE08B1">
            <w:rPr>
              <w:rFonts w:ascii="Calibri Light" w:hAnsi="Calibri Light" w:cstheme="minorHAnsi"/>
              <w:i/>
              <w:iCs/>
              <w:noProof/>
            </w:rPr>
            <w:t>Assessment of Probability and Consequence (Quantitative)</w:t>
          </w:r>
          <w:r w:rsidR="00254E1F" w:rsidRPr="00FE08B1">
            <w:rPr>
              <w:rFonts w:ascii="Calibri Light" w:hAnsi="Calibri Light" w:cstheme="minorHAnsi"/>
              <w:i/>
              <w:iCs/>
              <w:noProof/>
            </w:rPr>
            <w:t xml:space="preserve">. </w:t>
          </w:r>
          <w:r w:rsidR="00254E1F" w:rsidRPr="00FE08B1">
            <w:rPr>
              <w:rFonts w:ascii="Calibri Light" w:hAnsi="Calibri Light" w:cstheme="minorHAnsi"/>
              <w:b/>
              <w:bCs/>
              <w:i/>
              <w:iCs/>
              <w:noProof/>
            </w:rPr>
            <w:t>Note: Recommended</w:t>
          </w:r>
          <w:r w:rsidRPr="00FE08B1">
            <w:rPr>
              <w:rFonts w:ascii="Calibri Light" w:hAnsi="Calibri Light" w:cstheme="minorHAnsi"/>
              <w:i/>
              <w:iCs/>
              <w:noProof/>
            </w:rPr>
            <w:ptab w:relativeTo="margin" w:alignment="right" w:leader="dot"/>
          </w:r>
        </w:p>
        <w:p w14:paraId="23265D13" w14:textId="3EF4356B" w:rsidR="006554D0" w:rsidRPr="00FE08B1" w:rsidRDefault="006554D0" w:rsidP="006554D0">
          <w:pPr>
            <w:widowControl/>
            <w:adjustRightInd w:val="0"/>
            <w:spacing w:line="276" w:lineRule="auto"/>
            <w:contextualSpacing/>
            <w:rPr>
              <w:rFonts w:ascii="Calibri Light" w:hAnsi="Calibri Light" w:cstheme="minorHAnsi"/>
              <w:noProof/>
            </w:rPr>
          </w:pPr>
          <w:r w:rsidRPr="00FE08B1">
            <w:rPr>
              <w:rFonts w:ascii="Calibri Light" w:hAnsi="Calibri Light" w:cstheme="minorHAnsi"/>
              <w:i/>
              <w:iCs/>
              <w:noProof/>
            </w:rPr>
            <w:t xml:space="preserve">    Project Risk Factor</w:t>
          </w:r>
          <w:r w:rsidR="00254E1F" w:rsidRPr="00FE08B1">
            <w:rPr>
              <w:rFonts w:ascii="Calibri Light" w:hAnsi="Calibri Light" w:cstheme="minorHAnsi"/>
              <w:i/>
              <w:iCs/>
              <w:noProof/>
            </w:rPr>
            <w:t xml:space="preserve">. </w:t>
          </w:r>
          <w:r w:rsidR="00254E1F" w:rsidRPr="00FE08B1">
            <w:rPr>
              <w:rFonts w:ascii="Calibri Light" w:hAnsi="Calibri Light" w:cstheme="minorHAnsi"/>
              <w:b/>
              <w:bCs/>
              <w:i/>
              <w:iCs/>
              <w:noProof/>
            </w:rPr>
            <w:t>Note: Recommended</w:t>
          </w:r>
          <w:r w:rsidR="00254E1F" w:rsidRPr="00FE08B1">
            <w:rPr>
              <w:rFonts w:ascii="Calibri Light" w:hAnsi="Calibri Light" w:cstheme="minorHAnsi"/>
              <w:i/>
              <w:iCs/>
              <w:noProof/>
            </w:rPr>
            <w:t xml:space="preserve"> </w:t>
          </w:r>
          <w:r w:rsidRPr="00FE08B1">
            <w:rPr>
              <w:rFonts w:ascii="Calibri Light" w:hAnsi="Calibri Light" w:cstheme="minorHAnsi"/>
              <w:i/>
              <w:iCs/>
              <w:noProof/>
            </w:rPr>
            <w:ptab w:relativeTo="margin" w:alignment="right" w:leader="dot"/>
          </w:r>
        </w:p>
        <w:p w14:paraId="11CD6B69" w14:textId="4B0DD7A7" w:rsidR="006554D0" w:rsidRPr="00FE08B1" w:rsidRDefault="006554D0" w:rsidP="006554D0">
          <w:pPr>
            <w:pStyle w:val="TOC2"/>
            <w:spacing w:line="276" w:lineRule="auto"/>
            <w:ind w:left="0"/>
            <w:rPr>
              <w:rFonts w:ascii="Calibri Light" w:hAnsi="Calibri Light" w:cstheme="minorHAnsi"/>
              <w:noProof/>
            </w:rPr>
          </w:pPr>
          <w:r w:rsidRPr="00FE08B1">
            <w:rPr>
              <w:rFonts w:ascii="Calibri Light" w:hAnsi="Calibri Light" w:cstheme="minorHAnsi"/>
              <w:noProof/>
            </w:rPr>
            <w:t xml:space="preserve">    Mitigation Strategies</w:t>
          </w:r>
          <w:r w:rsidRPr="00FE08B1">
            <w:rPr>
              <w:rFonts w:ascii="Calibri Light" w:hAnsi="Calibri Light" w:cstheme="minorHAnsi"/>
              <w:noProof/>
            </w:rPr>
            <w:ptab w:relativeTo="margin" w:alignment="right" w:leader="dot"/>
          </w:r>
        </w:p>
        <w:p w14:paraId="109E55E4" w14:textId="23711648" w:rsidR="006554D0" w:rsidRPr="00FE08B1" w:rsidRDefault="006554D0" w:rsidP="006554D0">
          <w:pPr>
            <w:pStyle w:val="TOC1"/>
            <w:rPr>
              <w:rFonts w:ascii="Calibri Light" w:hAnsi="Calibri Light" w:cstheme="minorHAnsi"/>
              <w:noProof/>
            </w:rPr>
          </w:pPr>
          <w:r w:rsidRPr="00FE08B1">
            <w:rPr>
              <w:rFonts w:ascii="Calibri Light" w:hAnsi="Calibri Light" w:cstheme="minorHAnsi"/>
              <w:b/>
              <w:bCs/>
              <w:noProof/>
            </w:rPr>
            <w:t>Project Schedule</w:t>
          </w:r>
          <w:r w:rsidRPr="00FE08B1">
            <w:rPr>
              <w:rFonts w:ascii="Calibri Light" w:hAnsi="Calibri Light" w:cstheme="minorHAnsi"/>
              <w:noProof/>
            </w:rPr>
            <w:ptab w:relativeTo="margin" w:alignment="right" w:leader="dot"/>
          </w:r>
        </w:p>
        <w:p w14:paraId="2551CEE4" w14:textId="2F798B84" w:rsidR="006554D0" w:rsidRPr="00FE08B1" w:rsidRDefault="006554D0" w:rsidP="006554D0">
          <w:pPr>
            <w:pStyle w:val="TOC2"/>
            <w:ind w:left="216"/>
            <w:rPr>
              <w:rFonts w:ascii="Calibri Light" w:hAnsi="Calibri Light" w:cstheme="minorHAnsi"/>
              <w:noProof/>
            </w:rPr>
          </w:pPr>
          <w:r w:rsidRPr="00FE08B1">
            <w:rPr>
              <w:rFonts w:ascii="Calibri Light" w:hAnsi="Calibri Light" w:cstheme="minorHAnsi"/>
              <w:noProof/>
            </w:rPr>
            <w:t>Activity Duration Estimates</w:t>
          </w:r>
          <w:r w:rsidRPr="00FE08B1">
            <w:rPr>
              <w:rFonts w:ascii="Calibri Light" w:hAnsi="Calibri Light" w:cstheme="minorHAnsi"/>
              <w:noProof/>
            </w:rPr>
            <w:ptab w:relativeTo="margin" w:alignment="right" w:leader="dot"/>
          </w:r>
        </w:p>
        <w:p w14:paraId="4E7ACA1C" w14:textId="05CD93DA" w:rsidR="006554D0" w:rsidRPr="00FE08B1" w:rsidRDefault="006554D0" w:rsidP="006554D0">
          <w:pPr>
            <w:pStyle w:val="TOC2"/>
            <w:ind w:left="0"/>
            <w:rPr>
              <w:rFonts w:ascii="Calibri Light" w:hAnsi="Calibri Light" w:cstheme="minorHAnsi"/>
              <w:noProof/>
            </w:rPr>
          </w:pPr>
          <w:r w:rsidRPr="00FE08B1">
            <w:rPr>
              <w:rFonts w:ascii="Calibri Light" w:hAnsi="Calibri Light" w:cstheme="minorHAnsi"/>
              <w:noProof/>
            </w:rPr>
            <w:t xml:space="preserve">    Gantt Chart</w:t>
          </w:r>
          <w:r w:rsidRPr="00FE08B1">
            <w:rPr>
              <w:rFonts w:ascii="Calibri Light" w:hAnsi="Calibri Light" w:cstheme="minorHAnsi"/>
              <w:noProof/>
            </w:rPr>
            <w:ptab w:relativeTo="margin" w:alignment="right" w:leader="dot"/>
          </w:r>
        </w:p>
        <w:p w14:paraId="57A8605F" w14:textId="37BEA692" w:rsidR="006554D0" w:rsidRPr="00FE08B1" w:rsidRDefault="006554D0" w:rsidP="006554D0">
          <w:pPr>
            <w:spacing w:line="360" w:lineRule="auto"/>
            <w:rPr>
              <w:rFonts w:ascii="Calibri Light" w:hAnsi="Calibri Light" w:cstheme="minorHAnsi"/>
              <w:noProof/>
            </w:rPr>
          </w:pPr>
          <w:r w:rsidRPr="00FE08B1">
            <w:rPr>
              <w:rFonts w:ascii="Calibri Light" w:hAnsi="Calibri Light" w:cstheme="minorHAnsi"/>
              <w:noProof/>
            </w:rPr>
            <w:t xml:space="preserve">    Activity Network</w:t>
          </w:r>
          <w:r w:rsidRPr="00FE08B1">
            <w:rPr>
              <w:rFonts w:ascii="Calibri Light" w:hAnsi="Calibri Light" w:cstheme="minorHAnsi"/>
              <w:noProof/>
            </w:rPr>
            <w:ptab w:relativeTo="margin" w:alignment="right" w:leader="dot"/>
          </w:r>
        </w:p>
        <w:p w14:paraId="7186124C" w14:textId="7CBABC03" w:rsidR="006554D0" w:rsidRPr="00FE08B1" w:rsidRDefault="006554D0" w:rsidP="006554D0">
          <w:pPr>
            <w:pStyle w:val="TOC1"/>
            <w:spacing w:line="360" w:lineRule="auto"/>
            <w:rPr>
              <w:rFonts w:ascii="Calibri Light" w:hAnsi="Calibri Light" w:cstheme="minorHAnsi"/>
              <w:noProof/>
            </w:rPr>
          </w:pPr>
          <w:r w:rsidRPr="00FE08B1">
            <w:rPr>
              <w:rFonts w:ascii="Calibri Light" w:hAnsi="Calibri Light" w:cstheme="minorHAnsi"/>
              <w:b/>
              <w:bCs/>
              <w:noProof/>
            </w:rPr>
            <w:t>Project Budget</w:t>
          </w:r>
          <w:r w:rsidRPr="00FE08B1">
            <w:rPr>
              <w:rFonts w:ascii="Calibri Light" w:hAnsi="Calibri Light" w:cstheme="minorHAnsi"/>
              <w:noProof/>
            </w:rPr>
            <w:ptab w:relativeTo="margin" w:alignment="right" w:leader="dot"/>
          </w:r>
        </w:p>
        <w:p w14:paraId="3F78DC21" w14:textId="7C4B7F70" w:rsidR="006554D0" w:rsidRPr="00FE08B1" w:rsidRDefault="006554D0" w:rsidP="006554D0">
          <w:pPr>
            <w:pStyle w:val="TOC2"/>
            <w:ind w:left="216"/>
            <w:rPr>
              <w:rFonts w:ascii="Calibri Light" w:hAnsi="Calibri Light" w:cstheme="minorHAnsi"/>
              <w:noProof/>
            </w:rPr>
          </w:pPr>
          <w:r w:rsidRPr="00FE08B1">
            <w:rPr>
              <w:rFonts w:ascii="Calibri Light" w:hAnsi="Calibri Light" w:cstheme="minorHAnsi"/>
              <w:noProof/>
            </w:rPr>
            <w:t>Project Resources</w:t>
          </w:r>
          <w:r w:rsidRPr="00FE08B1">
            <w:rPr>
              <w:rFonts w:ascii="Calibri Light" w:hAnsi="Calibri Light" w:cstheme="minorHAnsi"/>
              <w:noProof/>
            </w:rPr>
            <w:ptab w:relativeTo="margin" w:alignment="right" w:leader="dot"/>
          </w:r>
        </w:p>
        <w:p w14:paraId="48A316DC" w14:textId="77B16504" w:rsidR="006554D0" w:rsidRPr="00FE08B1" w:rsidRDefault="006554D0" w:rsidP="00254E1F">
          <w:pPr>
            <w:pStyle w:val="TOC2"/>
            <w:ind w:left="0"/>
            <w:rPr>
              <w:rFonts w:ascii="Calibri Light" w:hAnsi="Calibri Light" w:cstheme="minorHAnsi"/>
              <w:noProof/>
            </w:rPr>
          </w:pPr>
          <w:r w:rsidRPr="00FE08B1">
            <w:rPr>
              <w:rFonts w:ascii="Calibri Light" w:hAnsi="Calibri Light" w:cstheme="minorHAnsi"/>
              <w:noProof/>
            </w:rPr>
            <w:t xml:space="preserve">    Cost Estimates</w:t>
          </w:r>
          <w:r w:rsidRPr="00FE08B1">
            <w:rPr>
              <w:rFonts w:ascii="Calibri Light" w:hAnsi="Calibri Light" w:cstheme="minorHAnsi"/>
              <w:noProof/>
            </w:rPr>
            <w:ptab w:relativeTo="margin" w:alignment="right" w:leader="dot"/>
          </w:r>
        </w:p>
        <w:p w14:paraId="33B0DAB4" w14:textId="3E167E44" w:rsidR="006554D0" w:rsidRPr="00FE08B1" w:rsidRDefault="006554D0" w:rsidP="006554D0">
          <w:pPr>
            <w:widowControl/>
            <w:adjustRightInd w:val="0"/>
            <w:spacing w:line="276" w:lineRule="auto"/>
            <w:contextualSpacing/>
            <w:rPr>
              <w:rFonts w:ascii="Calibri Light" w:hAnsi="Calibri Light" w:cstheme="minorHAnsi"/>
              <w:noProof/>
            </w:rPr>
          </w:pPr>
          <w:r w:rsidRPr="00FE08B1">
            <w:rPr>
              <w:rFonts w:ascii="Calibri Light" w:hAnsi="Calibri Light" w:cstheme="minorHAnsi"/>
              <w:noProof/>
            </w:rPr>
            <w:t xml:space="preserve">    Time-Phased Budget</w:t>
          </w:r>
          <w:r w:rsidRPr="00FE08B1">
            <w:rPr>
              <w:rFonts w:ascii="Calibri Light" w:hAnsi="Calibri Light" w:cstheme="minorHAnsi"/>
              <w:noProof/>
            </w:rPr>
            <w:ptab w:relativeTo="margin" w:alignment="right" w:leader="dot"/>
          </w:r>
        </w:p>
        <w:p w14:paraId="3E306003" w14:textId="015EC631" w:rsidR="006554D0" w:rsidRPr="00FE08B1" w:rsidRDefault="006554D0" w:rsidP="006554D0">
          <w:pPr>
            <w:pStyle w:val="TOC1"/>
            <w:rPr>
              <w:rFonts w:ascii="Calibri Light" w:hAnsi="Calibri Light" w:cstheme="minorHAnsi"/>
              <w:noProof/>
            </w:rPr>
          </w:pPr>
          <w:r w:rsidRPr="00FE08B1">
            <w:rPr>
              <w:rFonts w:ascii="Calibri Light" w:hAnsi="Calibri Light" w:cstheme="minorHAnsi"/>
              <w:b/>
              <w:bCs/>
              <w:noProof/>
            </w:rPr>
            <w:t>Project Close-Out</w:t>
          </w:r>
          <w:r w:rsidRPr="00FE08B1">
            <w:rPr>
              <w:rFonts w:ascii="Calibri Light" w:hAnsi="Calibri Light" w:cstheme="minorHAnsi"/>
              <w:noProof/>
            </w:rPr>
            <w:ptab w:relativeTo="margin" w:alignment="right" w:leader="dot"/>
          </w:r>
        </w:p>
        <w:p w14:paraId="60E035C5" w14:textId="2E4E84DA" w:rsidR="006554D0" w:rsidRPr="00FE08B1" w:rsidRDefault="006554D0" w:rsidP="006554D0">
          <w:pPr>
            <w:pStyle w:val="TOC2"/>
            <w:ind w:left="216"/>
            <w:rPr>
              <w:rFonts w:ascii="Calibri Light" w:hAnsi="Calibri Light" w:cstheme="minorHAnsi"/>
              <w:noProof/>
            </w:rPr>
          </w:pPr>
          <w:r w:rsidRPr="00FE08B1">
            <w:rPr>
              <w:rFonts w:ascii="Calibri Light" w:hAnsi="Calibri Light" w:cstheme="minorHAnsi"/>
              <w:noProof/>
            </w:rPr>
            <w:t>Lessons Learned</w:t>
          </w:r>
          <w:r w:rsidRPr="00FE08B1">
            <w:rPr>
              <w:rFonts w:ascii="Calibri Light" w:hAnsi="Calibri Light" w:cstheme="minorHAnsi"/>
              <w:noProof/>
            </w:rPr>
            <w:ptab w:relativeTo="margin" w:alignment="right" w:leader="dot"/>
          </w:r>
        </w:p>
        <w:p w14:paraId="147BA8E0" w14:textId="06D8E4C6" w:rsidR="006554D0" w:rsidRPr="00FE08B1" w:rsidRDefault="006554D0" w:rsidP="006554D0">
          <w:pPr>
            <w:pStyle w:val="TOC1"/>
            <w:spacing w:line="360" w:lineRule="auto"/>
            <w:rPr>
              <w:rFonts w:ascii="Calibri Light" w:hAnsi="Calibri Light" w:cstheme="minorHAnsi"/>
              <w:b/>
              <w:bCs/>
              <w:noProof/>
            </w:rPr>
          </w:pPr>
          <w:r w:rsidRPr="00FE08B1">
            <w:rPr>
              <w:rFonts w:ascii="Calibri Light" w:hAnsi="Calibri Light" w:cstheme="minorHAnsi"/>
              <w:b/>
              <w:bCs/>
              <w:noProof/>
            </w:rPr>
            <w:lastRenderedPageBreak/>
            <w:t>References</w:t>
          </w:r>
          <w:r w:rsidRPr="00FE08B1">
            <w:rPr>
              <w:rFonts w:ascii="Calibri Light" w:hAnsi="Calibri Light" w:cstheme="minorHAnsi"/>
              <w:noProof/>
            </w:rPr>
            <w:ptab w:relativeTo="margin" w:alignment="right" w:leader="dot"/>
          </w:r>
        </w:p>
        <w:p w14:paraId="670A58D6" w14:textId="625AA5F2" w:rsidR="006554D0" w:rsidRPr="00FE08B1" w:rsidRDefault="006554D0" w:rsidP="006554D0">
          <w:pPr>
            <w:pStyle w:val="TOC1"/>
            <w:rPr>
              <w:rFonts w:ascii="Calibri Light" w:hAnsi="Calibri Light" w:cstheme="minorHAnsi"/>
              <w:noProof/>
            </w:rPr>
          </w:pPr>
          <w:r w:rsidRPr="00FE08B1">
            <w:rPr>
              <w:rFonts w:ascii="Calibri Light" w:hAnsi="Calibri Light" w:cstheme="minorHAnsi"/>
              <w:b/>
              <w:bCs/>
              <w:noProof/>
            </w:rPr>
            <w:t>Appendices</w:t>
          </w:r>
          <w:r w:rsidRPr="00FE08B1">
            <w:rPr>
              <w:rFonts w:ascii="Calibri Light" w:hAnsi="Calibri Light" w:cstheme="minorHAnsi"/>
              <w:noProof/>
            </w:rPr>
            <w:ptab w:relativeTo="margin" w:alignment="right" w:leader="dot"/>
          </w:r>
        </w:p>
        <w:p w14:paraId="6D9ECDD0" w14:textId="5373986D" w:rsidR="006554D0" w:rsidRPr="00FE08B1" w:rsidRDefault="009D2A3F" w:rsidP="009D2A3F">
          <w:pPr>
            <w:pStyle w:val="TOC2"/>
            <w:ind w:left="0"/>
            <w:rPr>
              <w:rFonts w:ascii="Calibri Light" w:hAnsi="Calibri Light" w:cstheme="minorHAnsi"/>
              <w:noProof/>
            </w:rPr>
          </w:pPr>
          <w:r>
            <w:rPr>
              <w:rFonts w:ascii="Calibri Light" w:hAnsi="Calibri Light" w:cstheme="minorHAnsi"/>
              <w:noProof/>
            </w:rPr>
            <w:t xml:space="preserve">   </w:t>
          </w:r>
          <w:r w:rsidR="006554D0" w:rsidRPr="00FE08B1">
            <w:rPr>
              <w:rFonts w:ascii="Calibri Light" w:hAnsi="Calibri Light" w:cstheme="minorHAnsi"/>
              <w:noProof/>
            </w:rPr>
            <w:t>Appendix A. Title of the Table or Chart</w:t>
          </w:r>
          <w:r w:rsidR="006554D0" w:rsidRPr="00FE08B1">
            <w:rPr>
              <w:rFonts w:ascii="Calibri Light" w:hAnsi="Calibri Light" w:cstheme="minorHAnsi"/>
              <w:noProof/>
            </w:rPr>
            <w:ptab w:relativeTo="margin" w:alignment="right" w:leader="dot"/>
          </w:r>
        </w:p>
        <w:p w14:paraId="12FF042E" w14:textId="10D14AF5" w:rsidR="006554D0" w:rsidRPr="00FE08B1" w:rsidRDefault="006554D0" w:rsidP="006554D0">
          <w:pPr>
            <w:rPr>
              <w:rFonts w:ascii="Calibri Light" w:hAnsi="Calibri Light" w:cstheme="minorHAnsi"/>
              <w:noProof/>
            </w:rPr>
          </w:pPr>
          <w:r w:rsidRPr="00FE08B1">
            <w:rPr>
              <w:rFonts w:ascii="Calibri Light" w:hAnsi="Calibri Light" w:cstheme="minorHAnsi"/>
              <w:noProof/>
            </w:rPr>
            <w:t xml:space="preserve">   Appendix B. Title of the Table or Chart</w:t>
          </w:r>
          <w:r w:rsidRPr="00FE08B1">
            <w:rPr>
              <w:rFonts w:ascii="Calibri Light" w:hAnsi="Calibri Light" w:cstheme="minorHAnsi"/>
              <w:noProof/>
            </w:rPr>
            <w:ptab w:relativeTo="margin" w:alignment="right" w:leader="dot"/>
          </w:r>
        </w:p>
      </w:sdtContent>
    </w:sdt>
    <w:p w14:paraId="4AC50B89" w14:textId="77777777" w:rsidR="00D5207D" w:rsidRPr="00FE08B1" w:rsidRDefault="00D5207D" w:rsidP="00D5207D">
      <w:pPr>
        <w:adjustRightInd w:val="0"/>
        <w:rPr>
          <w:rFonts w:ascii="Calibri Light" w:hAnsi="Calibri Light" w:cstheme="minorHAnsi"/>
          <w:b/>
          <w:bCs/>
          <w:noProof/>
        </w:rPr>
      </w:pPr>
    </w:p>
    <w:bookmarkEnd w:id="34"/>
    <w:p w14:paraId="194D17E2" w14:textId="3D99E7DB" w:rsidR="005D2D57" w:rsidRPr="00FE08B1" w:rsidRDefault="005D2D57" w:rsidP="00D5207D">
      <w:pPr>
        <w:ind w:left="426"/>
        <w:rPr>
          <w:rFonts w:ascii="Calibri Light" w:hAnsi="Calibri Light" w:cstheme="minorHAnsi"/>
          <w:noProof/>
        </w:rPr>
      </w:pPr>
    </w:p>
    <w:p w14:paraId="5460A396" w14:textId="77777777" w:rsidR="005D2D57" w:rsidRPr="00FE08B1" w:rsidRDefault="005D2D57" w:rsidP="00D5207D">
      <w:pPr>
        <w:ind w:left="426"/>
        <w:rPr>
          <w:rFonts w:ascii="Calibri Light" w:hAnsi="Calibri Light" w:cstheme="minorHAnsi"/>
          <w:noProof/>
        </w:rPr>
      </w:pPr>
    </w:p>
    <w:p w14:paraId="0A6D23CE" w14:textId="77777777" w:rsidR="00D5207D" w:rsidRPr="00FE08B1" w:rsidRDefault="00D5207D" w:rsidP="00D5207D">
      <w:pPr>
        <w:rPr>
          <w:rFonts w:ascii="Calibri Light" w:hAnsi="Calibri Light" w:cstheme="minorHAnsi"/>
          <w:i/>
          <w:noProof/>
        </w:rPr>
      </w:pPr>
    </w:p>
    <w:p w14:paraId="0ADD1E53" w14:textId="77777777" w:rsidR="004A49BF" w:rsidRPr="00FE08B1" w:rsidRDefault="004A49BF">
      <w:pPr>
        <w:rPr>
          <w:rFonts w:ascii="Calibri Light" w:hAnsi="Calibri Light" w:cstheme="minorHAnsi"/>
          <w:noProof/>
        </w:rPr>
      </w:pPr>
    </w:p>
    <w:sectPr w:rsidR="004A49BF" w:rsidRPr="00FE08B1" w:rsidSect="00DF4731">
      <w:pgSz w:w="11910" w:h="16840"/>
      <w:pgMar w:top="180" w:right="750" w:bottom="2540" w:left="440" w:header="298" w:footer="23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ana Jgharkava" w:date="2026-02-05T15:14:00Z" w:initials="DJ">
    <w:p w14:paraId="7A452C95" w14:textId="62BC09B2" w:rsidR="00920A5C" w:rsidRPr="00920A5C" w:rsidRDefault="00920A5C" w:rsidP="00920A5C">
      <w:pPr>
        <w:pStyle w:val="TableParagraph"/>
        <w:shd w:val="clear" w:color="auto" w:fill="D9D9D9" w:themeFill="background1" w:themeFillShade="D9"/>
        <w:ind w:left="206"/>
        <w:rPr>
          <w:rFonts w:ascii="Calibri Light" w:hAnsi="Calibri Light" w:cs="Calibri Light"/>
          <w:b/>
          <w:bCs/>
          <w:noProof/>
          <w:sz w:val="20"/>
          <w:szCs w:val="20"/>
        </w:rPr>
      </w:pPr>
      <w:r>
        <w:rPr>
          <w:rStyle w:val="CommentReference"/>
        </w:rPr>
        <w:annotationRef/>
      </w:r>
      <w:r>
        <w:rPr>
          <w:lang w:val="ka-GE"/>
        </w:rPr>
        <w:t xml:space="preserve">ამ კომენტარის გათვალისწინებით ქვიზის ჯამურ ქულას ვერ ვღებულობთ &gt;&gt;&gt; </w:t>
      </w:r>
      <w:r w:rsidRPr="7E8F4A20">
        <w:rPr>
          <w:rFonts w:ascii="Calibri Light" w:hAnsi="Calibri Light" w:cs="Calibri Light"/>
          <w:b/>
          <w:bCs/>
          <w:noProof/>
          <w:sz w:val="20"/>
          <w:szCs w:val="20"/>
        </w:rPr>
        <w:t>Quiz total 12 points</w:t>
      </w:r>
    </w:p>
  </w:comment>
  <w:comment w:id="1" w:author="Akaki Kheladze" w:date="2026-02-16T21:12:00Z" w:initials="AK">
    <w:p w14:paraId="66C49590" w14:textId="77777777" w:rsidR="00F725ED" w:rsidRDefault="00F725ED" w:rsidP="00F725ED">
      <w:pPr>
        <w:pStyle w:val="CommentText"/>
      </w:pPr>
      <w:r>
        <w:rPr>
          <w:rStyle w:val="CommentReference"/>
        </w:rPr>
        <w:annotationRef/>
      </w:r>
      <w:r>
        <w:rPr>
          <w:lang w:val="ka-GE"/>
        </w:rPr>
        <w:t xml:space="preserve">4 ქვიზია რომელიც ფასდება.  დანართ 2 ში არის 5 ქვიზი გაწერილი, საიდანაც მინიმალური ამოვარდება შეფასებიდან. </w:t>
      </w:r>
      <w:r>
        <w:rPr>
          <w:b/>
          <w:bCs/>
          <w:u w:val="single"/>
        </w:rPr>
        <w:t>There are 4 quizzes during the course</w:t>
      </w:r>
      <w:r>
        <w:rPr>
          <w:b/>
          <w:bCs/>
          <w:u w:val="single"/>
          <w:lang w:val="ka-GE"/>
        </w:rPr>
        <w:t xml:space="preserve"> </w:t>
      </w:r>
      <w:r>
        <w:rPr>
          <w:lang w:val="ka-GE"/>
        </w:rPr>
        <w:t xml:space="preserve"> აქაც ხუთი ქვიზი ხომ არ უნდა ეწეროს?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452C95" w15:done="1"/>
  <w15:commentEx w15:paraId="66C49590" w15:paraIdParent="7A452C9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F326A" w16cex:dateUtc="2026-02-05T11:14:00Z"/>
  <w16cex:commentExtensible w16cex:durableId="041A7C5D" w16cex:dateUtc="2026-02-16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452C95" w16cid:durableId="2D2F326A"/>
  <w16cid:commentId w16cid:paraId="66C49590" w16cid:durableId="041A7C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F6C41" w14:textId="77777777" w:rsidR="00EE7B6C" w:rsidRDefault="00EE7B6C">
      <w:r>
        <w:separator/>
      </w:r>
    </w:p>
  </w:endnote>
  <w:endnote w:type="continuationSeparator" w:id="0">
    <w:p w14:paraId="5D322233" w14:textId="77777777" w:rsidR="00EE7B6C" w:rsidRDefault="00EE7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543256"/>
      <w:docPartObj>
        <w:docPartGallery w:val="Page Numbers (Bottom of Page)"/>
        <w:docPartUnique/>
      </w:docPartObj>
    </w:sdtPr>
    <w:sdtEndPr>
      <w:rPr>
        <w:noProof/>
      </w:rPr>
    </w:sdtEndPr>
    <w:sdtContent>
      <w:p w14:paraId="600266A7" w14:textId="77777777" w:rsidR="00FE08B1" w:rsidRPr="00FE08B1" w:rsidRDefault="00FE08B1">
        <w:pPr>
          <w:pStyle w:val="Footer"/>
          <w:jc w:val="right"/>
          <w:rPr>
            <w:rFonts w:ascii="Calibri Light" w:hAnsi="Calibri Light"/>
            <w:noProof/>
            <w:sz w:val="16"/>
            <w:szCs w:val="16"/>
          </w:rPr>
        </w:pPr>
        <w:r w:rsidRPr="00FE08B1">
          <w:rPr>
            <w:rFonts w:ascii="Calibri Light" w:hAnsi="Calibri Light"/>
            <w:sz w:val="16"/>
            <w:szCs w:val="16"/>
          </w:rPr>
          <w:fldChar w:fldCharType="begin"/>
        </w:r>
        <w:r w:rsidRPr="00FE08B1">
          <w:rPr>
            <w:rFonts w:ascii="Calibri Light" w:hAnsi="Calibri Light"/>
            <w:sz w:val="16"/>
            <w:szCs w:val="16"/>
          </w:rPr>
          <w:instrText xml:space="preserve"> PAGE   \* MERGEFORMAT </w:instrText>
        </w:r>
        <w:r w:rsidRPr="00FE08B1">
          <w:rPr>
            <w:rFonts w:ascii="Calibri Light" w:hAnsi="Calibri Light"/>
            <w:sz w:val="16"/>
            <w:szCs w:val="16"/>
          </w:rPr>
          <w:fldChar w:fldCharType="separate"/>
        </w:r>
        <w:r w:rsidRPr="00FE08B1">
          <w:rPr>
            <w:rFonts w:ascii="Calibri Light" w:hAnsi="Calibri Light"/>
            <w:noProof/>
            <w:sz w:val="16"/>
            <w:szCs w:val="16"/>
          </w:rPr>
          <w:t>2</w:t>
        </w:r>
        <w:r w:rsidRPr="00FE08B1">
          <w:rPr>
            <w:rFonts w:ascii="Calibri Light" w:hAnsi="Calibri Light"/>
            <w:noProof/>
            <w:sz w:val="16"/>
            <w:szCs w:val="16"/>
          </w:rPr>
          <w:fldChar w:fldCharType="end"/>
        </w:r>
      </w:p>
      <w:p w14:paraId="040558D3" w14:textId="7F449659" w:rsidR="00FE08B1" w:rsidRPr="00FE08B1" w:rsidRDefault="00FE08B1" w:rsidP="00FE08B1">
        <w:pPr>
          <w:pStyle w:val="Footer"/>
          <w:rPr>
            <w:rFonts w:ascii="Calibri Light" w:hAnsi="Calibri Light" w:cstheme="minorHAnsi"/>
            <w:sz w:val="16"/>
            <w:szCs w:val="16"/>
            <w:lang w:val="ka-GE"/>
          </w:rPr>
        </w:pPr>
        <w:r w:rsidRPr="00FE08B1">
          <w:rPr>
            <w:rFonts w:ascii="Calibri Light" w:hAnsi="Calibri Light"/>
            <w:sz w:val="16"/>
            <w:szCs w:val="16"/>
          </w:rPr>
          <w:t xml:space="preserve">AC_PROG_FORM 001_SYLLABUS | </w:t>
        </w:r>
        <w:r w:rsidRPr="00FE08B1">
          <w:rPr>
            <w:rFonts w:ascii="Calibri Light" w:hAnsi="Calibri Light" w:cstheme="minorHAnsi"/>
            <w:sz w:val="16"/>
            <w:szCs w:val="16"/>
            <w:lang w:val="ka-GE"/>
          </w:rPr>
          <w:t>სასწავლო კურსის სილაბუსი</w:t>
        </w:r>
      </w:p>
      <w:p w14:paraId="5C2D4422" w14:textId="77777777" w:rsidR="00FE08B1" w:rsidRPr="00FE08B1" w:rsidRDefault="00FE08B1" w:rsidP="00FE08B1">
        <w:pPr>
          <w:spacing w:line="256" w:lineRule="auto"/>
          <w:ind w:left="20" w:right="78"/>
          <w:jc w:val="both"/>
          <w:rPr>
            <w:rStyle w:val="BodyTextChar"/>
            <w:rFonts w:ascii="Calibri Light" w:hAnsi="Calibri Light" w:cstheme="majorHAnsi"/>
            <w:sz w:val="16"/>
            <w:szCs w:val="16"/>
          </w:rPr>
        </w:pPr>
        <w:r w:rsidRPr="00FE08B1">
          <w:rPr>
            <w:rFonts w:ascii="Calibri Light" w:eastAsia="Calibri" w:hAnsi="Calibri Light" w:cstheme="majorHAnsi"/>
            <w:noProof/>
            <w:color w:val="000000" w:themeColor="text1"/>
            <w:w w:val="90"/>
            <w:sz w:val="16"/>
            <w:szCs w:val="16"/>
            <w:lang w:val="ka-GE"/>
          </w:rPr>
          <w:t>Copyright</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LEPL</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Kutaisi</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International</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University.</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The</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materials</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given</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in</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this</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syllabus</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are</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indicated</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for</w:t>
        </w:r>
        <w:r w:rsidRPr="00FE08B1">
          <w:rPr>
            <w:rFonts w:ascii="Calibri Light" w:eastAsia="Calibri" w:hAnsi="Calibri Light" w:cstheme="majorHAnsi"/>
            <w:noProof/>
            <w:color w:val="000000" w:themeColor="text1"/>
            <w:spacing w:val="69"/>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personal</w:t>
        </w:r>
        <w:r w:rsidRPr="00FE08B1">
          <w:rPr>
            <w:rFonts w:ascii="Calibri Light" w:eastAsia="Calibri" w:hAnsi="Calibri Light" w:cstheme="majorHAnsi"/>
            <w:noProof/>
            <w:color w:val="000000" w:themeColor="text1"/>
            <w:spacing w:val="69"/>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and</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educational</w:t>
        </w:r>
        <w:r w:rsidRPr="00FE08B1">
          <w:rPr>
            <w:rFonts w:ascii="Calibri Light" w:eastAsia="Calibri" w:hAnsi="Calibri Light" w:cstheme="majorHAnsi"/>
            <w:noProof/>
            <w:color w:val="000000" w:themeColor="text1"/>
            <w:spacing w:val="69"/>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purposes</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only.</w:t>
        </w:r>
        <w:r w:rsidRPr="00FE08B1">
          <w:rPr>
            <w:rFonts w:ascii="Calibri Light" w:eastAsia="Calibri" w:hAnsi="Calibri Light" w:cstheme="majorHAnsi"/>
            <w:noProof/>
            <w:color w:val="000000" w:themeColor="text1"/>
            <w:spacing w:val="1"/>
            <w:w w:val="90"/>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Prior</w:t>
        </w:r>
        <w:r w:rsidRPr="00FE08B1">
          <w:rPr>
            <w:rFonts w:ascii="Calibri Light" w:eastAsia="Calibri" w:hAnsi="Calibri Light" w:cstheme="majorHAnsi"/>
            <w:noProof/>
            <w:color w:val="000000" w:themeColor="text1"/>
            <w:spacing w:val="1"/>
            <w:w w:val="90"/>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written</w:t>
        </w:r>
        <w:r w:rsidRPr="00FE08B1">
          <w:rPr>
            <w:rFonts w:ascii="Calibri Light" w:eastAsia="Calibri" w:hAnsi="Calibri Light" w:cstheme="majorHAnsi"/>
            <w:noProof/>
            <w:color w:val="000000" w:themeColor="text1"/>
            <w:spacing w:val="1"/>
            <w:w w:val="90"/>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permission</w:t>
        </w:r>
        <w:r w:rsidRPr="00FE08B1">
          <w:rPr>
            <w:rFonts w:ascii="Calibri Light" w:eastAsia="Calibri" w:hAnsi="Calibri Light" w:cstheme="majorHAnsi"/>
            <w:noProof/>
            <w:color w:val="000000" w:themeColor="text1"/>
            <w:spacing w:val="1"/>
            <w:w w:val="90"/>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must</w:t>
        </w:r>
        <w:r w:rsidRPr="00FE08B1">
          <w:rPr>
            <w:rFonts w:ascii="Calibri Light" w:eastAsia="Calibri" w:hAnsi="Calibri Light" w:cstheme="majorHAnsi"/>
            <w:noProof/>
            <w:color w:val="000000" w:themeColor="text1"/>
            <w:spacing w:val="1"/>
            <w:w w:val="90"/>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be</w:t>
        </w:r>
        <w:r w:rsidRPr="00FE08B1">
          <w:rPr>
            <w:rFonts w:ascii="Calibri Light" w:eastAsia="Calibri" w:hAnsi="Calibri Light" w:cstheme="majorHAnsi"/>
            <w:noProof/>
            <w:color w:val="000000" w:themeColor="text1"/>
            <w:spacing w:val="1"/>
            <w:w w:val="90"/>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obtained</w:t>
        </w:r>
        <w:r w:rsidRPr="00FE08B1">
          <w:rPr>
            <w:rFonts w:ascii="Calibri Light" w:eastAsia="Calibri" w:hAnsi="Calibri Light" w:cstheme="majorHAnsi"/>
            <w:noProof/>
            <w:color w:val="000000" w:themeColor="text1"/>
            <w:spacing w:val="1"/>
            <w:w w:val="90"/>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from</w:t>
        </w:r>
        <w:r w:rsidRPr="00FE08B1">
          <w:rPr>
            <w:rFonts w:ascii="Calibri Light" w:eastAsia="Calibri" w:hAnsi="Calibri Light" w:cstheme="majorHAnsi"/>
            <w:noProof/>
            <w:color w:val="000000" w:themeColor="text1"/>
            <w:spacing w:val="1"/>
            <w:w w:val="90"/>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KIU</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for</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use</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in</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any</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academic</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program(s),</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training(s)</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or/and</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for</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other</w:t>
        </w:r>
        <w:r w:rsidRPr="00FE08B1">
          <w:rPr>
            <w:rFonts w:ascii="Calibri Light" w:eastAsia="Calibri" w:hAnsi="Calibri Light" w:cstheme="majorHAnsi"/>
            <w:noProof/>
            <w:color w:val="000000" w:themeColor="text1"/>
            <w:spacing w:val="33"/>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purposes</w:t>
        </w:r>
        <w:r w:rsidRPr="00FE08B1">
          <w:rPr>
            <w:rFonts w:ascii="Calibri Light" w:eastAsia="Calibri" w:hAnsi="Calibri Light" w:cstheme="majorHAnsi"/>
            <w:noProof/>
            <w:color w:val="000000" w:themeColor="text1"/>
            <w:spacing w:val="32"/>
            <w:sz w:val="16"/>
            <w:szCs w:val="16"/>
            <w:lang w:val="ka-GE"/>
          </w:rPr>
          <w:t xml:space="preserve"> </w:t>
        </w:r>
        <w:r w:rsidRPr="00FE08B1">
          <w:rPr>
            <w:rFonts w:ascii="Calibri Light" w:eastAsia="Calibri" w:hAnsi="Calibri Light" w:cstheme="majorHAnsi"/>
            <w:noProof/>
            <w:color w:val="000000" w:themeColor="text1"/>
            <w:w w:val="90"/>
            <w:sz w:val="16"/>
            <w:szCs w:val="16"/>
            <w:lang w:val="ka-GE"/>
          </w:rPr>
          <w:t>|</w:t>
        </w:r>
        <w:r w:rsidRPr="00FE08B1">
          <w:rPr>
            <w:rFonts w:ascii="Calibri Light" w:eastAsia="Calibri" w:hAnsi="Calibri Light" w:cstheme="majorHAnsi"/>
            <w:noProof/>
            <w:color w:val="000000" w:themeColor="text1"/>
            <w:spacing w:val="33"/>
            <w:sz w:val="16"/>
            <w:szCs w:val="16"/>
          </w:rPr>
          <w:t xml:space="preserve"> </w:t>
        </w:r>
        <w:r w:rsidRPr="00FE08B1">
          <w:rPr>
            <w:rStyle w:val="BodyTextChar"/>
            <w:rFonts w:ascii="Calibri Light" w:hAnsi="Calibri Light"/>
            <w:sz w:val="16"/>
            <w:szCs w:val="16"/>
            <w:lang w:val="ka-GE"/>
          </w:rPr>
          <w:t>საავტორო</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უფლება</w:t>
        </w:r>
        <w:r w:rsidRPr="00FE08B1">
          <w:rPr>
            <w:rStyle w:val="BodyTextChar"/>
            <w:rFonts w:ascii="Calibri Light" w:hAnsi="Calibri Light" w:cstheme="majorHAnsi"/>
            <w:sz w:val="16"/>
            <w:szCs w:val="16"/>
            <w:lang w:val="ka-GE"/>
          </w:rPr>
          <w:t xml:space="preserve">  ©  </w:t>
        </w:r>
        <w:r w:rsidRPr="00FE08B1">
          <w:rPr>
            <w:rStyle w:val="BodyTextChar"/>
            <w:rFonts w:ascii="Calibri Light" w:hAnsi="Calibri Light"/>
            <w:sz w:val="16"/>
            <w:szCs w:val="16"/>
            <w:lang w:val="ka-GE"/>
          </w:rPr>
          <w:t>სსიპ</w:t>
        </w:r>
        <w:r w:rsidRPr="00FE08B1">
          <w:rPr>
            <w:rStyle w:val="BodyTextChar"/>
            <w:rFonts w:ascii="Calibri Light" w:hAnsi="Calibri Light" w:cstheme="majorHAnsi"/>
            <w:sz w:val="16"/>
            <w:szCs w:val="16"/>
            <w:lang w:val="ka-GE"/>
          </w:rPr>
          <w:t xml:space="preserve">  -  </w:t>
        </w:r>
        <w:r w:rsidRPr="00FE08B1">
          <w:rPr>
            <w:rStyle w:val="BodyTextChar"/>
            <w:rFonts w:ascii="Calibri Light" w:hAnsi="Calibri Light"/>
            <w:sz w:val="16"/>
            <w:szCs w:val="16"/>
            <w:lang w:val="ka-GE"/>
          </w:rPr>
          <w:t>ქუთაისის</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საერთაშორისო</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უნივერსიტეტი</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აღნიშნულ</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სილაბუსში</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მოცემული</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მასალები</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მითითებულია</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მხოლოდ</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პირადი</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მოხმარებისა</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და</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საგანმანათლებლო</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მიზნებისთვის</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ნებისმიერ</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უმაღლეს</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საგანმანათლებლო</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პროგრამა</w:t>
        </w:r>
        <w:r w:rsidRPr="00FE08B1">
          <w:rPr>
            <w:rStyle w:val="BodyTextChar"/>
            <w:rFonts w:ascii="Calibri Light" w:hAnsi="Calibri Light" w:cstheme="majorHAnsi"/>
            <w:sz w:val="16"/>
            <w:szCs w:val="16"/>
            <w:lang w:val="ka-GE"/>
          </w:rPr>
          <w:t>(</w:t>
        </w:r>
        <w:r w:rsidRPr="00FE08B1">
          <w:rPr>
            <w:rStyle w:val="BodyTextChar"/>
            <w:rFonts w:ascii="Calibri Light" w:hAnsi="Calibri Light"/>
            <w:sz w:val="16"/>
            <w:szCs w:val="16"/>
            <w:lang w:val="ka-GE"/>
          </w:rPr>
          <w:t>ებ</w:t>
        </w:r>
        <w:r w:rsidRPr="00FE08B1">
          <w:rPr>
            <w:rStyle w:val="BodyTextChar"/>
            <w:rFonts w:ascii="Calibri Light" w:hAnsi="Calibri Light" w:cstheme="majorHAnsi"/>
            <w:sz w:val="16"/>
            <w:szCs w:val="16"/>
            <w:lang w:val="ka-GE"/>
          </w:rPr>
          <w:t>)</w:t>
        </w:r>
        <w:r w:rsidRPr="00FE08B1">
          <w:rPr>
            <w:rStyle w:val="BodyTextChar"/>
            <w:rFonts w:ascii="Calibri Light" w:hAnsi="Calibri Light"/>
            <w:sz w:val="16"/>
            <w:szCs w:val="16"/>
            <w:lang w:val="ka-GE"/>
          </w:rPr>
          <w:t>ში</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ტრენინგ</w:t>
        </w:r>
        <w:r w:rsidRPr="00FE08B1">
          <w:rPr>
            <w:rStyle w:val="BodyTextChar"/>
            <w:rFonts w:ascii="Calibri Light" w:hAnsi="Calibri Light" w:cstheme="majorHAnsi"/>
            <w:sz w:val="16"/>
            <w:szCs w:val="16"/>
            <w:lang w:val="ka-GE"/>
          </w:rPr>
          <w:t>(</w:t>
        </w:r>
        <w:r w:rsidRPr="00FE08B1">
          <w:rPr>
            <w:rStyle w:val="BodyTextChar"/>
            <w:rFonts w:ascii="Calibri Light" w:hAnsi="Calibri Light"/>
            <w:sz w:val="16"/>
            <w:szCs w:val="16"/>
            <w:lang w:val="ka-GE"/>
          </w:rPr>
          <w:t>ებ</w:t>
        </w:r>
        <w:r w:rsidRPr="00FE08B1">
          <w:rPr>
            <w:rStyle w:val="BodyTextChar"/>
            <w:rFonts w:ascii="Calibri Light" w:hAnsi="Calibri Light" w:cstheme="majorHAnsi"/>
            <w:sz w:val="16"/>
            <w:szCs w:val="16"/>
            <w:lang w:val="ka-GE"/>
          </w:rPr>
          <w:t>)</w:t>
        </w:r>
        <w:r w:rsidRPr="00FE08B1">
          <w:rPr>
            <w:rStyle w:val="BodyTextChar"/>
            <w:rFonts w:ascii="Calibri Light" w:hAnsi="Calibri Light"/>
            <w:sz w:val="16"/>
            <w:szCs w:val="16"/>
            <w:lang w:val="ka-GE"/>
          </w:rPr>
          <w:t>ში</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ან</w:t>
        </w:r>
        <w:r w:rsidRPr="00FE08B1">
          <w:rPr>
            <w:rStyle w:val="BodyTextChar"/>
            <w:rFonts w:ascii="Calibri Light" w:hAnsi="Calibri Light" w:cstheme="majorHAnsi"/>
            <w:sz w:val="16"/>
            <w:szCs w:val="16"/>
            <w:lang w:val="ka-GE"/>
          </w:rPr>
          <w:t>/</w:t>
        </w:r>
        <w:r w:rsidRPr="00FE08B1">
          <w:rPr>
            <w:rStyle w:val="BodyTextChar"/>
            <w:rFonts w:ascii="Calibri Light" w:hAnsi="Calibri Light"/>
            <w:sz w:val="16"/>
            <w:szCs w:val="16"/>
            <w:lang w:val="ka-GE"/>
          </w:rPr>
          <w:t>და</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სხვა</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მიზნით</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ამ</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სილაბუსის</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გამოყენებამდე</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საჭიროა</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სსიპ</w:t>
        </w:r>
        <w:r w:rsidRPr="00FE08B1">
          <w:rPr>
            <w:rStyle w:val="BodyTextChar"/>
            <w:rFonts w:ascii="Calibri Light" w:hAnsi="Calibri Light" w:cstheme="majorHAnsi"/>
            <w:sz w:val="16"/>
            <w:szCs w:val="16"/>
            <w:lang w:val="ka-GE"/>
          </w:rPr>
          <w:t xml:space="preserve"> - </w:t>
        </w:r>
        <w:r w:rsidRPr="00FE08B1">
          <w:rPr>
            <w:rStyle w:val="BodyTextChar"/>
            <w:rFonts w:ascii="Calibri Light" w:hAnsi="Calibri Light"/>
            <w:sz w:val="16"/>
            <w:szCs w:val="16"/>
            <w:lang w:val="ka-GE"/>
          </w:rPr>
          <w:t>ქუთაისის</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საერთაშორისო</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უნივერსიტეტის</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წინასწარი</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წერილობითი</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თანხმობა</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ამგვარ</w:t>
        </w:r>
        <w:r w:rsidRPr="00FE08B1">
          <w:rPr>
            <w:rStyle w:val="BodyTextChar"/>
            <w:rFonts w:ascii="Calibri Light" w:hAnsi="Calibri Light" w:cstheme="majorHAnsi"/>
            <w:sz w:val="16"/>
            <w:szCs w:val="16"/>
            <w:lang w:val="ka-GE"/>
          </w:rPr>
          <w:t xml:space="preserve"> </w:t>
        </w:r>
        <w:r w:rsidRPr="00FE08B1">
          <w:rPr>
            <w:rStyle w:val="BodyTextChar"/>
            <w:rFonts w:ascii="Calibri Light" w:hAnsi="Calibri Light"/>
            <w:sz w:val="16"/>
            <w:szCs w:val="16"/>
            <w:lang w:val="ka-GE"/>
          </w:rPr>
          <w:t>გამოყენებაზე</w:t>
        </w:r>
        <w:r w:rsidRPr="00FE08B1">
          <w:rPr>
            <w:rStyle w:val="BodyTextChar"/>
            <w:rFonts w:ascii="Calibri Light" w:hAnsi="Calibri Light" w:cstheme="majorHAnsi"/>
            <w:sz w:val="16"/>
            <w:szCs w:val="16"/>
            <w:lang w:val="ka-GE"/>
          </w:rPr>
          <w:t>.</w:t>
        </w:r>
      </w:p>
      <w:p w14:paraId="11ECF3EE" w14:textId="091E0715" w:rsidR="00FE08B1" w:rsidRDefault="00000000">
        <w:pPr>
          <w:pStyle w:val="Footer"/>
          <w:jc w:val="right"/>
        </w:pPr>
      </w:p>
    </w:sdtContent>
  </w:sdt>
  <w:p w14:paraId="16AEA6A1" w14:textId="77777777" w:rsidR="00BC1EE7" w:rsidRPr="004D787D" w:rsidRDefault="00BC1EE7" w:rsidP="004D787D">
    <w:pPr>
      <w:pStyle w:val="Footer"/>
      <w:rPr>
        <w:rFonts w:asciiTheme="majorHAnsi" w:hAnsi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2973E" w14:textId="77777777" w:rsidR="00EE7B6C" w:rsidRDefault="00EE7B6C">
      <w:r>
        <w:separator/>
      </w:r>
    </w:p>
  </w:footnote>
  <w:footnote w:type="continuationSeparator" w:id="0">
    <w:p w14:paraId="6A418590" w14:textId="77777777" w:rsidR="00EE7B6C" w:rsidRDefault="00EE7B6C">
      <w:r>
        <w:continuationSeparator/>
      </w:r>
    </w:p>
  </w:footnote>
  <w:footnote w:id="1">
    <w:p w14:paraId="67CFE64E" w14:textId="3FBE3413" w:rsidR="00BC1EE7" w:rsidRDefault="00BC1EE7">
      <w:pPr>
        <w:pStyle w:val="FootnoteText"/>
      </w:pPr>
      <w:r>
        <w:rPr>
          <w:rStyle w:val="FootnoteReference"/>
        </w:rPr>
        <w:footnoteRef/>
      </w:r>
      <w:r>
        <w:t xml:space="preserve"> </w:t>
      </w:r>
      <w:r w:rsidRPr="00273283">
        <w:t xml:space="preserve"> See details of contact hours in Course ECTS plan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9E00" w14:textId="2F6033A9" w:rsidR="00BC1EE7" w:rsidRDefault="00BC1EE7" w:rsidP="001479A1">
    <w:pPr>
      <w:pStyle w:val="Header"/>
      <w:rPr>
        <w:rFonts w:asciiTheme="majorHAnsi" w:hAnsiTheme="majorHAnsi"/>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77A"/>
    <w:multiLevelType w:val="hybridMultilevel"/>
    <w:tmpl w:val="B5CCC2C2"/>
    <w:lvl w:ilvl="0" w:tplc="10EA4A70">
      <w:start w:val="1"/>
      <w:numFmt w:val="bullet"/>
      <w:lvlText w:val=""/>
      <w:lvlJc w:val="left"/>
      <w:pPr>
        <w:ind w:left="720" w:hanging="360"/>
      </w:pPr>
      <w:rPr>
        <w:rFonts w:ascii="Wingdings" w:hAnsi="Wingdings" w:hint="default"/>
      </w:rPr>
    </w:lvl>
    <w:lvl w:ilvl="1" w:tplc="2FAAD9D0">
      <w:start w:val="1"/>
      <w:numFmt w:val="bullet"/>
      <w:lvlText w:val="o"/>
      <w:lvlJc w:val="left"/>
      <w:pPr>
        <w:ind w:left="1440" w:hanging="360"/>
      </w:pPr>
      <w:rPr>
        <w:rFonts w:ascii="Courier New" w:hAnsi="Courier New" w:hint="default"/>
      </w:rPr>
    </w:lvl>
    <w:lvl w:ilvl="2" w:tplc="9C22627A">
      <w:start w:val="1"/>
      <w:numFmt w:val="bullet"/>
      <w:lvlText w:val=""/>
      <w:lvlJc w:val="left"/>
      <w:pPr>
        <w:ind w:left="2160" w:hanging="360"/>
      </w:pPr>
      <w:rPr>
        <w:rFonts w:ascii="Wingdings" w:hAnsi="Wingdings" w:hint="default"/>
      </w:rPr>
    </w:lvl>
    <w:lvl w:ilvl="3" w:tplc="4BEA9F2E">
      <w:start w:val="1"/>
      <w:numFmt w:val="bullet"/>
      <w:lvlText w:val=""/>
      <w:lvlJc w:val="left"/>
      <w:pPr>
        <w:ind w:left="2880" w:hanging="360"/>
      </w:pPr>
      <w:rPr>
        <w:rFonts w:ascii="Symbol" w:hAnsi="Symbol" w:hint="default"/>
      </w:rPr>
    </w:lvl>
    <w:lvl w:ilvl="4" w:tplc="352A1CCA">
      <w:start w:val="1"/>
      <w:numFmt w:val="bullet"/>
      <w:lvlText w:val="o"/>
      <w:lvlJc w:val="left"/>
      <w:pPr>
        <w:ind w:left="3600" w:hanging="360"/>
      </w:pPr>
      <w:rPr>
        <w:rFonts w:ascii="Courier New" w:hAnsi="Courier New" w:hint="default"/>
      </w:rPr>
    </w:lvl>
    <w:lvl w:ilvl="5" w:tplc="FBDCC234">
      <w:start w:val="1"/>
      <w:numFmt w:val="bullet"/>
      <w:lvlText w:val=""/>
      <w:lvlJc w:val="left"/>
      <w:pPr>
        <w:ind w:left="4320" w:hanging="360"/>
      </w:pPr>
      <w:rPr>
        <w:rFonts w:ascii="Wingdings" w:hAnsi="Wingdings" w:hint="default"/>
      </w:rPr>
    </w:lvl>
    <w:lvl w:ilvl="6" w:tplc="D7FEA6DA">
      <w:start w:val="1"/>
      <w:numFmt w:val="bullet"/>
      <w:lvlText w:val=""/>
      <w:lvlJc w:val="left"/>
      <w:pPr>
        <w:ind w:left="5040" w:hanging="360"/>
      </w:pPr>
      <w:rPr>
        <w:rFonts w:ascii="Symbol" w:hAnsi="Symbol" w:hint="default"/>
      </w:rPr>
    </w:lvl>
    <w:lvl w:ilvl="7" w:tplc="7FF8EE56">
      <w:start w:val="1"/>
      <w:numFmt w:val="bullet"/>
      <w:lvlText w:val="o"/>
      <w:lvlJc w:val="left"/>
      <w:pPr>
        <w:ind w:left="5760" w:hanging="360"/>
      </w:pPr>
      <w:rPr>
        <w:rFonts w:ascii="Courier New" w:hAnsi="Courier New" w:hint="default"/>
      </w:rPr>
    </w:lvl>
    <w:lvl w:ilvl="8" w:tplc="082CC6F4">
      <w:start w:val="1"/>
      <w:numFmt w:val="bullet"/>
      <w:lvlText w:val=""/>
      <w:lvlJc w:val="left"/>
      <w:pPr>
        <w:ind w:left="6480" w:hanging="360"/>
      </w:pPr>
      <w:rPr>
        <w:rFonts w:ascii="Wingdings" w:hAnsi="Wingdings" w:hint="default"/>
      </w:rPr>
    </w:lvl>
  </w:abstractNum>
  <w:abstractNum w:abstractNumId="1" w15:restartNumberingAfterBreak="0">
    <w:nsid w:val="01DD8C0D"/>
    <w:multiLevelType w:val="hybridMultilevel"/>
    <w:tmpl w:val="C23603A0"/>
    <w:lvl w:ilvl="0" w:tplc="70B418DA">
      <w:start w:val="1"/>
      <w:numFmt w:val="bullet"/>
      <w:lvlText w:val=""/>
      <w:lvlJc w:val="left"/>
      <w:pPr>
        <w:ind w:left="720" w:hanging="360"/>
      </w:pPr>
      <w:rPr>
        <w:rFonts w:ascii="Symbol" w:hAnsi="Symbol" w:hint="default"/>
      </w:rPr>
    </w:lvl>
    <w:lvl w:ilvl="1" w:tplc="CA441CB2">
      <w:start w:val="1"/>
      <w:numFmt w:val="bullet"/>
      <w:lvlText w:val="o"/>
      <w:lvlJc w:val="left"/>
      <w:pPr>
        <w:ind w:left="1440" w:hanging="360"/>
      </w:pPr>
      <w:rPr>
        <w:rFonts w:ascii="Courier New" w:hAnsi="Courier New" w:hint="default"/>
      </w:rPr>
    </w:lvl>
    <w:lvl w:ilvl="2" w:tplc="1D1E4B9A">
      <w:start w:val="1"/>
      <w:numFmt w:val="bullet"/>
      <w:lvlText w:val=""/>
      <w:lvlJc w:val="left"/>
      <w:pPr>
        <w:ind w:left="2160" w:hanging="360"/>
      </w:pPr>
      <w:rPr>
        <w:rFonts w:ascii="Wingdings" w:hAnsi="Wingdings" w:hint="default"/>
      </w:rPr>
    </w:lvl>
    <w:lvl w:ilvl="3" w:tplc="A7FE57B2">
      <w:start w:val="1"/>
      <w:numFmt w:val="bullet"/>
      <w:lvlText w:val=""/>
      <w:lvlJc w:val="left"/>
      <w:pPr>
        <w:ind w:left="2880" w:hanging="360"/>
      </w:pPr>
      <w:rPr>
        <w:rFonts w:ascii="Symbol" w:hAnsi="Symbol" w:hint="default"/>
      </w:rPr>
    </w:lvl>
    <w:lvl w:ilvl="4" w:tplc="D57EE48E">
      <w:start w:val="1"/>
      <w:numFmt w:val="bullet"/>
      <w:lvlText w:val="o"/>
      <w:lvlJc w:val="left"/>
      <w:pPr>
        <w:ind w:left="3600" w:hanging="360"/>
      </w:pPr>
      <w:rPr>
        <w:rFonts w:ascii="Courier New" w:hAnsi="Courier New" w:hint="default"/>
      </w:rPr>
    </w:lvl>
    <w:lvl w:ilvl="5" w:tplc="B0BEE876">
      <w:start w:val="1"/>
      <w:numFmt w:val="bullet"/>
      <w:lvlText w:val=""/>
      <w:lvlJc w:val="left"/>
      <w:pPr>
        <w:ind w:left="4320" w:hanging="360"/>
      </w:pPr>
      <w:rPr>
        <w:rFonts w:ascii="Wingdings" w:hAnsi="Wingdings" w:hint="default"/>
      </w:rPr>
    </w:lvl>
    <w:lvl w:ilvl="6" w:tplc="B56449CE">
      <w:start w:val="1"/>
      <w:numFmt w:val="bullet"/>
      <w:lvlText w:val=""/>
      <w:lvlJc w:val="left"/>
      <w:pPr>
        <w:ind w:left="5040" w:hanging="360"/>
      </w:pPr>
      <w:rPr>
        <w:rFonts w:ascii="Symbol" w:hAnsi="Symbol" w:hint="default"/>
      </w:rPr>
    </w:lvl>
    <w:lvl w:ilvl="7" w:tplc="BD9EE902">
      <w:start w:val="1"/>
      <w:numFmt w:val="bullet"/>
      <w:lvlText w:val="o"/>
      <w:lvlJc w:val="left"/>
      <w:pPr>
        <w:ind w:left="5760" w:hanging="360"/>
      </w:pPr>
      <w:rPr>
        <w:rFonts w:ascii="Courier New" w:hAnsi="Courier New" w:hint="default"/>
      </w:rPr>
    </w:lvl>
    <w:lvl w:ilvl="8" w:tplc="9DAC61BE">
      <w:start w:val="1"/>
      <w:numFmt w:val="bullet"/>
      <w:lvlText w:val=""/>
      <w:lvlJc w:val="left"/>
      <w:pPr>
        <w:ind w:left="6480" w:hanging="360"/>
      </w:pPr>
      <w:rPr>
        <w:rFonts w:ascii="Wingdings" w:hAnsi="Wingdings" w:hint="default"/>
      </w:rPr>
    </w:lvl>
  </w:abstractNum>
  <w:abstractNum w:abstractNumId="2" w15:restartNumberingAfterBreak="0">
    <w:nsid w:val="096C29A8"/>
    <w:multiLevelType w:val="hybridMultilevel"/>
    <w:tmpl w:val="8458C136"/>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 w15:restartNumberingAfterBreak="0">
    <w:nsid w:val="0A8C5990"/>
    <w:multiLevelType w:val="hybridMultilevel"/>
    <w:tmpl w:val="38F2FBBE"/>
    <w:lvl w:ilvl="0" w:tplc="318886B0">
      <w:start w:val="1"/>
      <w:numFmt w:val="bullet"/>
      <w:lvlText w:val=""/>
      <w:lvlJc w:val="left"/>
      <w:pPr>
        <w:ind w:left="720" w:hanging="360"/>
      </w:pPr>
      <w:rPr>
        <w:rFonts w:ascii="Symbol" w:hAnsi="Symbol" w:hint="default"/>
      </w:rPr>
    </w:lvl>
    <w:lvl w:ilvl="1" w:tplc="9036D118">
      <w:start w:val="1"/>
      <w:numFmt w:val="bullet"/>
      <w:lvlText w:val="o"/>
      <w:lvlJc w:val="left"/>
      <w:pPr>
        <w:ind w:left="1440" w:hanging="360"/>
      </w:pPr>
      <w:rPr>
        <w:rFonts w:ascii="Courier New" w:hAnsi="Courier New" w:hint="default"/>
      </w:rPr>
    </w:lvl>
    <w:lvl w:ilvl="2" w:tplc="38B25A1A">
      <w:start w:val="1"/>
      <w:numFmt w:val="bullet"/>
      <w:lvlText w:val=""/>
      <w:lvlJc w:val="left"/>
      <w:pPr>
        <w:ind w:left="2160" w:hanging="360"/>
      </w:pPr>
      <w:rPr>
        <w:rFonts w:ascii="Wingdings" w:hAnsi="Wingdings" w:hint="default"/>
      </w:rPr>
    </w:lvl>
    <w:lvl w:ilvl="3" w:tplc="1840A908">
      <w:start w:val="1"/>
      <w:numFmt w:val="bullet"/>
      <w:lvlText w:val=""/>
      <w:lvlJc w:val="left"/>
      <w:pPr>
        <w:ind w:left="2880" w:hanging="360"/>
      </w:pPr>
      <w:rPr>
        <w:rFonts w:ascii="Symbol" w:hAnsi="Symbol" w:hint="default"/>
      </w:rPr>
    </w:lvl>
    <w:lvl w:ilvl="4" w:tplc="18444AAA">
      <w:start w:val="1"/>
      <w:numFmt w:val="bullet"/>
      <w:lvlText w:val="o"/>
      <w:lvlJc w:val="left"/>
      <w:pPr>
        <w:ind w:left="3600" w:hanging="360"/>
      </w:pPr>
      <w:rPr>
        <w:rFonts w:ascii="Courier New" w:hAnsi="Courier New" w:hint="default"/>
      </w:rPr>
    </w:lvl>
    <w:lvl w:ilvl="5" w:tplc="D81AF6E2">
      <w:start w:val="1"/>
      <w:numFmt w:val="bullet"/>
      <w:lvlText w:val=""/>
      <w:lvlJc w:val="left"/>
      <w:pPr>
        <w:ind w:left="4320" w:hanging="360"/>
      </w:pPr>
      <w:rPr>
        <w:rFonts w:ascii="Wingdings" w:hAnsi="Wingdings" w:hint="default"/>
      </w:rPr>
    </w:lvl>
    <w:lvl w:ilvl="6" w:tplc="EB5A8D1A">
      <w:start w:val="1"/>
      <w:numFmt w:val="bullet"/>
      <w:lvlText w:val=""/>
      <w:lvlJc w:val="left"/>
      <w:pPr>
        <w:ind w:left="5040" w:hanging="360"/>
      </w:pPr>
      <w:rPr>
        <w:rFonts w:ascii="Symbol" w:hAnsi="Symbol" w:hint="default"/>
      </w:rPr>
    </w:lvl>
    <w:lvl w:ilvl="7" w:tplc="A7643300">
      <w:start w:val="1"/>
      <w:numFmt w:val="bullet"/>
      <w:lvlText w:val="o"/>
      <w:lvlJc w:val="left"/>
      <w:pPr>
        <w:ind w:left="5760" w:hanging="360"/>
      </w:pPr>
      <w:rPr>
        <w:rFonts w:ascii="Courier New" w:hAnsi="Courier New" w:hint="default"/>
      </w:rPr>
    </w:lvl>
    <w:lvl w:ilvl="8" w:tplc="E2300DB0">
      <w:start w:val="1"/>
      <w:numFmt w:val="bullet"/>
      <w:lvlText w:val=""/>
      <w:lvlJc w:val="left"/>
      <w:pPr>
        <w:ind w:left="6480" w:hanging="360"/>
      </w:pPr>
      <w:rPr>
        <w:rFonts w:ascii="Wingdings" w:hAnsi="Wingdings" w:hint="default"/>
      </w:rPr>
    </w:lvl>
  </w:abstractNum>
  <w:abstractNum w:abstractNumId="4" w15:restartNumberingAfterBreak="0">
    <w:nsid w:val="12EA53B4"/>
    <w:multiLevelType w:val="hybridMultilevel"/>
    <w:tmpl w:val="BD84F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16DAE"/>
    <w:multiLevelType w:val="hybridMultilevel"/>
    <w:tmpl w:val="1B34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F1EC3"/>
    <w:multiLevelType w:val="hybridMultilevel"/>
    <w:tmpl w:val="9D22AA28"/>
    <w:lvl w:ilvl="0" w:tplc="04090001">
      <w:start w:val="1"/>
      <w:numFmt w:val="bullet"/>
      <w:lvlText w:val=""/>
      <w:lvlJc w:val="left"/>
      <w:pPr>
        <w:ind w:left="455" w:hanging="360"/>
      </w:pPr>
      <w:rPr>
        <w:rFonts w:ascii="Symbol" w:hAnsi="Symbol" w:hint="default"/>
      </w:rPr>
    </w:lvl>
    <w:lvl w:ilvl="1" w:tplc="04090003" w:tentative="1">
      <w:start w:val="1"/>
      <w:numFmt w:val="bullet"/>
      <w:lvlText w:val="o"/>
      <w:lvlJc w:val="left"/>
      <w:pPr>
        <w:ind w:left="1175" w:hanging="360"/>
      </w:pPr>
      <w:rPr>
        <w:rFonts w:ascii="Courier New" w:hAnsi="Courier New" w:cs="Courier New" w:hint="default"/>
      </w:rPr>
    </w:lvl>
    <w:lvl w:ilvl="2" w:tplc="04090005" w:tentative="1">
      <w:start w:val="1"/>
      <w:numFmt w:val="bullet"/>
      <w:lvlText w:val=""/>
      <w:lvlJc w:val="left"/>
      <w:pPr>
        <w:ind w:left="1895" w:hanging="360"/>
      </w:pPr>
      <w:rPr>
        <w:rFonts w:ascii="Wingdings" w:hAnsi="Wingdings" w:hint="default"/>
      </w:rPr>
    </w:lvl>
    <w:lvl w:ilvl="3" w:tplc="04090001" w:tentative="1">
      <w:start w:val="1"/>
      <w:numFmt w:val="bullet"/>
      <w:lvlText w:val=""/>
      <w:lvlJc w:val="left"/>
      <w:pPr>
        <w:ind w:left="2615" w:hanging="360"/>
      </w:pPr>
      <w:rPr>
        <w:rFonts w:ascii="Symbol" w:hAnsi="Symbol" w:hint="default"/>
      </w:rPr>
    </w:lvl>
    <w:lvl w:ilvl="4" w:tplc="04090003" w:tentative="1">
      <w:start w:val="1"/>
      <w:numFmt w:val="bullet"/>
      <w:lvlText w:val="o"/>
      <w:lvlJc w:val="left"/>
      <w:pPr>
        <w:ind w:left="3335" w:hanging="360"/>
      </w:pPr>
      <w:rPr>
        <w:rFonts w:ascii="Courier New" w:hAnsi="Courier New" w:cs="Courier New" w:hint="default"/>
      </w:rPr>
    </w:lvl>
    <w:lvl w:ilvl="5" w:tplc="04090005" w:tentative="1">
      <w:start w:val="1"/>
      <w:numFmt w:val="bullet"/>
      <w:lvlText w:val=""/>
      <w:lvlJc w:val="left"/>
      <w:pPr>
        <w:ind w:left="4055" w:hanging="360"/>
      </w:pPr>
      <w:rPr>
        <w:rFonts w:ascii="Wingdings" w:hAnsi="Wingdings" w:hint="default"/>
      </w:rPr>
    </w:lvl>
    <w:lvl w:ilvl="6" w:tplc="04090001" w:tentative="1">
      <w:start w:val="1"/>
      <w:numFmt w:val="bullet"/>
      <w:lvlText w:val=""/>
      <w:lvlJc w:val="left"/>
      <w:pPr>
        <w:ind w:left="4775" w:hanging="360"/>
      </w:pPr>
      <w:rPr>
        <w:rFonts w:ascii="Symbol" w:hAnsi="Symbol" w:hint="default"/>
      </w:rPr>
    </w:lvl>
    <w:lvl w:ilvl="7" w:tplc="04090003" w:tentative="1">
      <w:start w:val="1"/>
      <w:numFmt w:val="bullet"/>
      <w:lvlText w:val="o"/>
      <w:lvlJc w:val="left"/>
      <w:pPr>
        <w:ind w:left="5495" w:hanging="360"/>
      </w:pPr>
      <w:rPr>
        <w:rFonts w:ascii="Courier New" w:hAnsi="Courier New" w:cs="Courier New" w:hint="default"/>
      </w:rPr>
    </w:lvl>
    <w:lvl w:ilvl="8" w:tplc="04090005" w:tentative="1">
      <w:start w:val="1"/>
      <w:numFmt w:val="bullet"/>
      <w:lvlText w:val=""/>
      <w:lvlJc w:val="left"/>
      <w:pPr>
        <w:ind w:left="6215" w:hanging="360"/>
      </w:pPr>
      <w:rPr>
        <w:rFonts w:ascii="Wingdings" w:hAnsi="Wingdings" w:hint="default"/>
      </w:rPr>
    </w:lvl>
  </w:abstractNum>
  <w:abstractNum w:abstractNumId="7" w15:restartNumberingAfterBreak="0">
    <w:nsid w:val="199E6FCB"/>
    <w:multiLevelType w:val="hybridMultilevel"/>
    <w:tmpl w:val="26FCE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917C8"/>
    <w:multiLevelType w:val="hybridMultilevel"/>
    <w:tmpl w:val="22BCD258"/>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9" w15:restartNumberingAfterBreak="0">
    <w:nsid w:val="20051E6B"/>
    <w:multiLevelType w:val="hybridMultilevel"/>
    <w:tmpl w:val="51488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1B5F30"/>
    <w:multiLevelType w:val="hybridMultilevel"/>
    <w:tmpl w:val="FD76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3823A9"/>
    <w:multiLevelType w:val="hybridMultilevel"/>
    <w:tmpl w:val="A3765A28"/>
    <w:lvl w:ilvl="0" w:tplc="04090001">
      <w:start w:val="1"/>
      <w:numFmt w:val="bullet"/>
      <w:lvlText w:val=""/>
      <w:lvlJc w:val="left"/>
      <w:pPr>
        <w:ind w:left="1619" w:hanging="360"/>
      </w:pPr>
      <w:rPr>
        <w:rFonts w:ascii="Symbol" w:hAnsi="Symbol" w:hint="default"/>
      </w:rPr>
    </w:lvl>
    <w:lvl w:ilvl="1" w:tplc="04090003" w:tentative="1">
      <w:start w:val="1"/>
      <w:numFmt w:val="bullet"/>
      <w:lvlText w:val="o"/>
      <w:lvlJc w:val="left"/>
      <w:pPr>
        <w:ind w:left="2339" w:hanging="360"/>
      </w:pPr>
      <w:rPr>
        <w:rFonts w:ascii="Courier New" w:hAnsi="Courier New" w:cs="Courier New" w:hint="default"/>
      </w:rPr>
    </w:lvl>
    <w:lvl w:ilvl="2" w:tplc="04090005" w:tentative="1">
      <w:start w:val="1"/>
      <w:numFmt w:val="bullet"/>
      <w:lvlText w:val=""/>
      <w:lvlJc w:val="left"/>
      <w:pPr>
        <w:ind w:left="3059" w:hanging="360"/>
      </w:pPr>
      <w:rPr>
        <w:rFonts w:ascii="Wingdings" w:hAnsi="Wingdings" w:hint="default"/>
      </w:rPr>
    </w:lvl>
    <w:lvl w:ilvl="3" w:tplc="04090001" w:tentative="1">
      <w:start w:val="1"/>
      <w:numFmt w:val="bullet"/>
      <w:lvlText w:val=""/>
      <w:lvlJc w:val="left"/>
      <w:pPr>
        <w:ind w:left="3779" w:hanging="360"/>
      </w:pPr>
      <w:rPr>
        <w:rFonts w:ascii="Symbol" w:hAnsi="Symbol" w:hint="default"/>
      </w:rPr>
    </w:lvl>
    <w:lvl w:ilvl="4" w:tplc="04090003" w:tentative="1">
      <w:start w:val="1"/>
      <w:numFmt w:val="bullet"/>
      <w:lvlText w:val="o"/>
      <w:lvlJc w:val="left"/>
      <w:pPr>
        <w:ind w:left="4499" w:hanging="360"/>
      </w:pPr>
      <w:rPr>
        <w:rFonts w:ascii="Courier New" w:hAnsi="Courier New" w:cs="Courier New" w:hint="default"/>
      </w:rPr>
    </w:lvl>
    <w:lvl w:ilvl="5" w:tplc="04090005" w:tentative="1">
      <w:start w:val="1"/>
      <w:numFmt w:val="bullet"/>
      <w:lvlText w:val=""/>
      <w:lvlJc w:val="left"/>
      <w:pPr>
        <w:ind w:left="5219" w:hanging="360"/>
      </w:pPr>
      <w:rPr>
        <w:rFonts w:ascii="Wingdings" w:hAnsi="Wingdings" w:hint="default"/>
      </w:rPr>
    </w:lvl>
    <w:lvl w:ilvl="6" w:tplc="04090001" w:tentative="1">
      <w:start w:val="1"/>
      <w:numFmt w:val="bullet"/>
      <w:lvlText w:val=""/>
      <w:lvlJc w:val="left"/>
      <w:pPr>
        <w:ind w:left="5939" w:hanging="360"/>
      </w:pPr>
      <w:rPr>
        <w:rFonts w:ascii="Symbol" w:hAnsi="Symbol" w:hint="default"/>
      </w:rPr>
    </w:lvl>
    <w:lvl w:ilvl="7" w:tplc="04090003" w:tentative="1">
      <w:start w:val="1"/>
      <w:numFmt w:val="bullet"/>
      <w:lvlText w:val="o"/>
      <w:lvlJc w:val="left"/>
      <w:pPr>
        <w:ind w:left="6659" w:hanging="360"/>
      </w:pPr>
      <w:rPr>
        <w:rFonts w:ascii="Courier New" w:hAnsi="Courier New" w:cs="Courier New" w:hint="default"/>
      </w:rPr>
    </w:lvl>
    <w:lvl w:ilvl="8" w:tplc="04090005" w:tentative="1">
      <w:start w:val="1"/>
      <w:numFmt w:val="bullet"/>
      <w:lvlText w:val=""/>
      <w:lvlJc w:val="left"/>
      <w:pPr>
        <w:ind w:left="7379" w:hanging="360"/>
      </w:pPr>
      <w:rPr>
        <w:rFonts w:ascii="Wingdings" w:hAnsi="Wingdings" w:hint="default"/>
      </w:rPr>
    </w:lvl>
  </w:abstractNum>
  <w:abstractNum w:abstractNumId="12" w15:restartNumberingAfterBreak="0">
    <w:nsid w:val="3100C332"/>
    <w:multiLevelType w:val="hybridMultilevel"/>
    <w:tmpl w:val="91829E04"/>
    <w:lvl w:ilvl="0" w:tplc="77FEABE8">
      <w:start w:val="1"/>
      <w:numFmt w:val="bullet"/>
      <w:lvlText w:val=""/>
      <w:lvlJc w:val="left"/>
      <w:pPr>
        <w:ind w:left="720" w:hanging="360"/>
      </w:pPr>
      <w:rPr>
        <w:rFonts w:ascii="Wingdings" w:hAnsi="Wingdings" w:hint="default"/>
      </w:rPr>
    </w:lvl>
    <w:lvl w:ilvl="1" w:tplc="72E6538A">
      <w:start w:val="1"/>
      <w:numFmt w:val="bullet"/>
      <w:lvlText w:val="o"/>
      <w:lvlJc w:val="left"/>
      <w:pPr>
        <w:ind w:left="1440" w:hanging="360"/>
      </w:pPr>
      <w:rPr>
        <w:rFonts w:ascii="Courier New" w:hAnsi="Courier New" w:hint="default"/>
      </w:rPr>
    </w:lvl>
    <w:lvl w:ilvl="2" w:tplc="53123570">
      <w:start w:val="1"/>
      <w:numFmt w:val="bullet"/>
      <w:lvlText w:val=""/>
      <w:lvlJc w:val="left"/>
      <w:pPr>
        <w:ind w:left="2160" w:hanging="360"/>
      </w:pPr>
      <w:rPr>
        <w:rFonts w:ascii="Wingdings" w:hAnsi="Wingdings" w:hint="default"/>
      </w:rPr>
    </w:lvl>
    <w:lvl w:ilvl="3" w:tplc="94FC23C0">
      <w:start w:val="1"/>
      <w:numFmt w:val="bullet"/>
      <w:lvlText w:val=""/>
      <w:lvlJc w:val="left"/>
      <w:pPr>
        <w:ind w:left="2880" w:hanging="360"/>
      </w:pPr>
      <w:rPr>
        <w:rFonts w:ascii="Symbol" w:hAnsi="Symbol" w:hint="default"/>
      </w:rPr>
    </w:lvl>
    <w:lvl w:ilvl="4" w:tplc="FCA62284">
      <w:start w:val="1"/>
      <w:numFmt w:val="bullet"/>
      <w:lvlText w:val="o"/>
      <w:lvlJc w:val="left"/>
      <w:pPr>
        <w:ind w:left="3600" w:hanging="360"/>
      </w:pPr>
      <w:rPr>
        <w:rFonts w:ascii="Courier New" w:hAnsi="Courier New" w:hint="default"/>
      </w:rPr>
    </w:lvl>
    <w:lvl w:ilvl="5" w:tplc="733ADE8C">
      <w:start w:val="1"/>
      <w:numFmt w:val="bullet"/>
      <w:lvlText w:val=""/>
      <w:lvlJc w:val="left"/>
      <w:pPr>
        <w:ind w:left="4320" w:hanging="360"/>
      </w:pPr>
      <w:rPr>
        <w:rFonts w:ascii="Wingdings" w:hAnsi="Wingdings" w:hint="default"/>
      </w:rPr>
    </w:lvl>
    <w:lvl w:ilvl="6" w:tplc="4B046F88">
      <w:start w:val="1"/>
      <w:numFmt w:val="bullet"/>
      <w:lvlText w:val=""/>
      <w:lvlJc w:val="left"/>
      <w:pPr>
        <w:ind w:left="5040" w:hanging="360"/>
      </w:pPr>
      <w:rPr>
        <w:rFonts w:ascii="Symbol" w:hAnsi="Symbol" w:hint="default"/>
      </w:rPr>
    </w:lvl>
    <w:lvl w:ilvl="7" w:tplc="127EAFF2">
      <w:start w:val="1"/>
      <w:numFmt w:val="bullet"/>
      <w:lvlText w:val="o"/>
      <w:lvlJc w:val="left"/>
      <w:pPr>
        <w:ind w:left="5760" w:hanging="360"/>
      </w:pPr>
      <w:rPr>
        <w:rFonts w:ascii="Courier New" w:hAnsi="Courier New" w:hint="default"/>
      </w:rPr>
    </w:lvl>
    <w:lvl w:ilvl="8" w:tplc="822C7812">
      <w:start w:val="1"/>
      <w:numFmt w:val="bullet"/>
      <w:lvlText w:val=""/>
      <w:lvlJc w:val="left"/>
      <w:pPr>
        <w:ind w:left="6480" w:hanging="360"/>
      </w:pPr>
      <w:rPr>
        <w:rFonts w:ascii="Wingdings" w:hAnsi="Wingdings" w:hint="default"/>
      </w:rPr>
    </w:lvl>
  </w:abstractNum>
  <w:abstractNum w:abstractNumId="13" w15:restartNumberingAfterBreak="0">
    <w:nsid w:val="317F1AC0"/>
    <w:multiLevelType w:val="hybridMultilevel"/>
    <w:tmpl w:val="A3B0108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140EA"/>
    <w:multiLevelType w:val="hybridMultilevel"/>
    <w:tmpl w:val="25E2AD00"/>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15" w15:restartNumberingAfterBreak="0">
    <w:nsid w:val="3AB158A3"/>
    <w:multiLevelType w:val="hybridMultilevel"/>
    <w:tmpl w:val="367A449E"/>
    <w:lvl w:ilvl="0" w:tplc="04090001">
      <w:start w:val="1"/>
      <w:numFmt w:val="bullet"/>
      <w:lvlText w:val=""/>
      <w:lvlJc w:val="left"/>
      <w:pPr>
        <w:ind w:left="516" w:hanging="360"/>
      </w:pPr>
      <w:rPr>
        <w:rFonts w:ascii="Symbol" w:hAnsi="Symbol" w:hint="default"/>
      </w:rPr>
    </w:lvl>
    <w:lvl w:ilvl="1" w:tplc="04090003" w:tentative="1">
      <w:start w:val="1"/>
      <w:numFmt w:val="bullet"/>
      <w:lvlText w:val="o"/>
      <w:lvlJc w:val="left"/>
      <w:pPr>
        <w:ind w:left="1236" w:hanging="360"/>
      </w:pPr>
      <w:rPr>
        <w:rFonts w:ascii="Courier New" w:hAnsi="Courier New" w:cs="Courier New" w:hint="default"/>
      </w:rPr>
    </w:lvl>
    <w:lvl w:ilvl="2" w:tplc="04090005" w:tentative="1">
      <w:start w:val="1"/>
      <w:numFmt w:val="bullet"/>
      <w:lvlText w:val=""/>
      <w:lvlJc w:val="left"/>
      <w:pPr>
        <w:ind w:left="1956" w:hanging="360"/>
      </w:pPr>
      <w:rPr>
        <w:rFonts w:ascii="Wingdings" w:hAnsi="Wingdings" w:hint="default"/>
      </w:rPr>
    </w:lvl>
    <w:lvl w:ilvl="3" w:tplc="04090001" w:tentative="1">
      <w:start w:val="1"/>
      <w:numFmt w:val="bullet"/>
      <w:lvlText w:val=""/>
      <w:lvlJc w:val="left"/>
      <w:pPr>
        <w:ind w:left="2676" w:hanging="360"/>
      </w:pPr>
      <w:rPr>
        <w:rFonts w:ascii="Symbol" w:hAnsi="Symbol" w:hint="default"/>
      </w:rPr>
    </w:lvl>
    <w:lvl w:ilvl="4" w:tplc="04090003" w:tentative="1">
      <w:start w:val="1"/>
      <w:numFmt w:val="bullet"/>
      <w:lvlText w:val="o"/>
      <w:lvlJc w:val="left"/>
      <w:pPr>
        <w:ind w:left="3396" w:hanging="360"/>
      </w:pPr>
      <w:rPr>
        <w:rFonts w:ascii="Courier New" w:hAnsi="Courier New" w:cs="Courier New" w:hint="default"/>
      </w:rPr>
    </w:lvl>
    <w:lvl w:ilvl="5" w:tplc="04090005" w:tentative="1">
      <w:start w:val="1"/>
      <w:numFmt w:val="bullet"/>
      <w:lvlText w:val=""/>
      <w:lvlJc w:val="left"/>
      <w:pPr>
        <w:ind w:left="4116" w:hanging="360"/>
      </w:pPr>
      <w:rPr>
        <w:rFonts w:ascii="Wingdings" w:hAnsi="Wingdings" w:hint="default"/>
      </w:rPr>
    </w:lvl>
    <w:lvl w:ilvl="6" w:tplc="04090001" w:tentative="1">
      <w:start w:val="1"/>
      <w:numFmt w:val="bullet"/>
      <w:lvlText w:val=""/>
      <w:lvlJc w:val="left"/>
      <w:pPr>
        <w:ind w:left="4836" w:hanging="360"/>
      </w:pPr>
      <w:rPr>
        <w:rFonts w:ascii="Symbol" w:hAnsi="Symbol" w:hint="default"/>
      </w:rPr>
    </w:lvl>
    <w:lvl w:ilvl="7" w:tplc="04090003" w:tentative="1">
      <w:start w:val="1"/>
      <w:numFmt w:val="bullet"/>
      <w:lvlText w:val="o"/>
      <w:lvlJc w:val="left"/>
      <w:pPr>
        <w:ind w:left="5556" w:hanging="360"/>
      </w:pPr>
      <w:rPr>
        <w:rFonts w:ascii="Courier New" w:hAnsi="Courier New" w:cs="Courier New" w:hint="default"/>
      </w:rPr>
    </w:lvl>
    <w:lvl w:ilvl="8" w:tplc="04090005" w:tentative="1">
      <w:start w:val="1"/>
      <w:numFmt w:val="bullet"/>
      <w:lvlText w:val=""/>
      <w:lvlJc w:val="left"/>
      <w:pPr>
        <w:ind w:left="6276" w:hanging="360"/>
      </w:pPr>
      <w:rPr>
        <w:rFonts w:ascii="Wingdings" w:hAnsi="Wingdings" w:hint="default"/>
      </w:rPr>
    </w:lvl>
  </w:abstractNum>
  <w:abstractNum w:abstractNumId="16" w15:restartNumberingAfterBreak="0">
    <w:nsid w:val="3C07082C"/>
    <w:multiLevelType w:val="hybridMultilevel"/>
    <w:tmpl w:val="526C6A70"/>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DE5494F"/>
    <w:multiLevelType w:val="hybridMultilevel"/>
    <w:tmpl w:val="E3D623C6"/>
    <w:lvl w:ilvl="0" w:tplc="04090001">
      <w:start w:val="1"/>
      <w:numFmt w:val="bullet"/>
      <w:lvlText w:val=""/>
      <w:lvlJc w:val="left"/>
      <w:pPr>
        <w:ind w:left="467" w:hanging="360"/>
      </w:pPr>
      <w:rPr>
        <w:rFonts w:ascii="Symbol" w:hAnsi="Symbol" w:hint="default"/>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8" w15:restartNumberingAfterBreak="0">
    <w:nsid w:val="3F77A208"/>
    <w:multiLevelType w:val="hybridMultilevel"/>
    <w:tmpl w:val="91B0B9AC"/>
    <w:lvl w:ilvl="0" w:tplc="6FE2B1CE">
      <w:start w:val="1"/>
      <w:numFmt w:val="bullet"/>
      <w:lvlText w:val=""/>
      <w:lvlJc w:val="left"/>
      <w:pPr>
        <w:ind w:left="720" w:hanging="360"/>
      </w:pPr>
      <w:rPr>
        <w:rFonts w:ascii="Symbol" w:hAnsi="Symbol" w:hint="default"/>
      </w:rPr>
    </w:lvl>
    <w:lvl w:ilvl="1" w:tplc="D2EE8DA8">
      <w:start w:val="1"/>
      <w:numFmt w:val="bullet"/>
      <w:lvlText w:val="o"/>
      <w:lvlJc w:val="left"/>
      <w:pPr>
        <w:ind w:left="1440" w:hanging="360"/>
      </w:pPr>
      <w:rPr>
        <w:rFonts w:ascii="Courier New" w:hAnsi="Courier New" w:hint="default"/>
      </w:rPr>
    </w:lvl>
    <w:lvl w:ilvl="2" w:tplc="D0F028B8">
      <w:start w:val="1"/>
      <w:numFmt w:val="bullet"/>
      <w:lvlText w:val=""/>
      <w:lvlJc w:val="left"/>
      <w:pPr>
        <w:ind w:left="2160" w:hanging="360"/>
      </w:pPr>
      <w:rPr>
        <w:rFonts w:ascii="Wingdings" w:hAnsi="Wingdings" w:hint="default"/>
      </w:rPr>
    </w:lvl>
    <w:lvl w:ilvl="3" w:tplc="6966FC76">
      <w:start w:val="1"/>
      <w:numFmt w:val="bullet"/>
      <w:lvlText w:val=""/>
      <w:lvlJc w:val="left"/>
      <w:pPr>
        <w:ind w:left="2880" w:hanging="360"/>
      </w:pPr>
      <w:rPr>
        <w:rFonts w:ascii="Symbol" w:hAnsi="Symbol" w:hint="default"/>
      </w:rPr>
    </w:lvl>
    <w:lvl w:ilvl="4" w:tplc="C81C94CA">
      <w:start w:val="1"/>
      <w:numFmt w:val="bullet"/>
      <w:lvlText w:val="o"/>
      <w:lvlJc w:val="left"/>
      <w:pPr>
        <w:ind w:left="3600" w:hanging="360"/>
      </w:pPr>
      <w:rPr>
        <w:rFonts w:ascii="Courier New" w:hAnsi="Courier New" w:hint="default"/>
      </w:rPr>
    </w:lvl>
    <w:lvl w:ilvl="5" w:tplc="B2FCFE52">
      <w:start w:val="1"/>
      <w:numFmt w:val="bullet"/>
      <w:lvlText w:val=""/>
      <w:lvlJc w:val="left"/>
      <w:pPr>
        <w:ind w:left="4320" w:hanging="360"/>
      </w:pPr>
      <w:rPr>
        <w:rFonts w:ascii="Wingdings" w:hAnsi="Wingdings" w:hint="default"/>
      </w:rPr>
    </w:lvl>
    <w:lvl w:ilvl="6" w:tplc="3F5AF410">
      <w:start w:val="1"/>
      <w:numFmt w:val="bullet"/>
      <w:lvlText w:val=""/>
      <w:lvlJc w:val="left"/>
      <w:pPr>
        <w:ind w:left="5040" w:hanging="360"/>
      </w:pPr>
      <w:rPr>
        <w:rFonts w:ascii="Symbol" w:hAnsi="Symbol" w:hint="default"/>
      </w:rPr>
    </w:lvl>
    <w:lvl w:ilvl="7" w:tplc="A5067EBA">
      <w:start w:val="1"/>
      <w:numFmt w:val="bullet"/>
      <w:lvlText w:val="o"/>
      <w:lvlJc w:val="left"/>
      <w:pPr>
        <w:ind w:left="5760" w:hanging="360"/>
      </w:pPr>
      <w:rPr>
        <w:rFonts w:ascii="Courier New" w:hAnsi="Courier New" w:hint="default"/>
      </w:rPr>
    </w:lvl>
    <w:lvl w:ilvl="8" w:tplc="1D44130A">
      <w:start w:val="1"/>
      <w:numFmt w:val="bullet"/>
      <w:lvlText w:val=""/>
      <w:lvlJc w:val="left"/>
      <w:pPr>
        <w:ind w:left="6480" w:hanging="360"/>
      </w:pPr>
      <w:rPr>
        <w:rFonts w:ascii="Wingdings" w:hAnsi="Wingdings" w:hint="default"/>
      </w:rPr>
    </w:lvl>
  </w:abstractNum>
  <w:abstractNum w:abstractNumId="19" w15:restartNumberingAfterBreak="0">
    <w:nsid w:val="3F821FD9"/>
    <w:multiLevelType w:val="hybridMultilevel"/>
    <w:tmpl w:val="1F9CF5B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442A4436"/>
    <w:multiLevelType w:val="hybridMultilevel"/>
    <w:tmpl w:val="2DA46B26"/>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21" w15:restartNumberingAfterBreak="0">
    <w:nsid w:val="44802B8B"/>
    <w:multiLevelType w:val="hybridMultilevel"/>
    <w:tmpl w:val="8A067B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953485D"/>
    <w:multiLevelType w:val="hybridMultilevel"/>
    <w:tmpl w:val="A82631B4"/>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23" w15:restartNumberingAfterBreak="0">
    <w:nsid w:val="507E2603"/>
    <w:multiLevelType w:val="hybridMultilevel"/>
    <w:tmpl w:val="953C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2F65A4"/>
    <w:multiLevelType w:val="hybridMultilevel"/>
    <w:tmpl w:val="19D8F2E0"/>
    <w:lvl w:ilvl="0" w:tplc="04090001">
      <w:start w:val="1"/>
      <w:numFmt w:val="bullet"/>
      <w:lvlText w:val=""/>
      <w:lvlJc w:val="left"/>
      <w:pPr>
        <w:ind w:left="539" w:hanging="360"/>
      </w:pPr>
      <w:rPr>
        <w:rFonts w:ascii="Symbol" w:hAnsi="Symbol" w:hint="default"/>
      </w:rPr>
    </w:lvl>
    <w:lvl w:ilvl="1" w:tplc="04090003" w:tentative="1">
      <w:start w:val="1"/>
      <w:numFmt w:val="bullet"/>
      <w:lvlText w:val="o"/>
      <w:lvlJc w:val="left"/>
      <w:pPr>
        <w:ind w:left="1259" w:hanging="360"/>
      </w:pPr>
      <w:rPr>
        <w:rFonts w:ascii="Courier New" w:hAnsi="Courier New" w:cs="Courier New" w:hint="default"/>
      </w:rPr>
    </w:lvl>
    <w:lvl w:ilvl="2" w:tplc="04090005" w:tentative="1">
      <w:start w:val="1"/>
      <w:numFmt w:val="bullet"/>
      <w:lvlText w:val=""/>
      <w:lvlJc w:val="left"/>
      <w:pPr>
        <w:ind w:left="1979" w:hanging="360"/>
      </w:pPr>
      <w:rPr>
        <w:rFonts w:ascii="Wingdings" w:hAnsi="Wingdings" w:hint="default"/>
      </w:rPr>
    </w:lvl>
    <w:lvl w:ilvl="3" w:tplc="04090001" w:tentative="1">
      <w:start w:val="1"/>
      <w:numFmt w:val="bullet"/>
      <w:lvlText w:val=""/>
      <w:lvlJc w:val="left"/>
      <w:pPr>
        <w:ind w:left="2699" w:hanging="360"/>
      </w:pPr>
      <w:rPr>
        <w:rFonts w:ascii="Symbol" w:hAnsi="Symbol" w:hint="default"/>
      </w:rPr>
    </w:lvl>
    <w:lvl w:ilvl="4" w:tplc="04090003" w:tentative="1">
      <w:start w:val="1"/>
      <w:numFmt w:val="bullet"/>
      <w:lvlText w:val="o"/>
      <w:lvlJc w:val="left"/>
      <w:pPr>
        <w:ind w:left="3419" w:hanging="360"/>
      </w:pPr>
      <w:rPr>
        <w:rFonts w:ascii="Courier New" w:hAnsi="Courier New" w:cs="Courier New" w:hint="default"/>
      </w:rPr>
    </w:lvl>
    <w:lvl w:ilvl="5" w:tplc="04090005" w:tentative="1">
      <w:start w:val="1"/>
      <w:numFmt w:val="bullet"/>
      <w:lvlText w:val=""/>
      <w:lvlJc w:val="left"/>
      <w:pPr>
        <w:ind w:left="4139" w:hanging="360"/>
      </w:pPr>
      <w:rPr>
        <w:rFonts w:ascii="Wingdings" w:hAnsi="Wingdings" w:hint="default"/>
      </w:rPr>
    </w:lvl>
    <w:lvl w:ilvl="6" w:tplc="04090001" w:tentative="1">
      <w:start w:val="1"/>
      <w:numFmt w:val="bullet"/>
      <w:lvlText w:val=""/>
      <w:lvlJc w:val="left"/>
      <w:pPr>
        <w:ind w:left="4859" w:hanging="360"/>
      </w:pPr>
      <w:rPr>
        <w:rFonts w:ascii="Symbol" w:hAnsi="Symbol" w:hint="default"/>
      </w:rPr>
    </w:lvl>
    <w:lvl w:ilvl="7" w:tplc="04090003" w:tentative="1">
      <w:start w:val="1"/>
      <w:numFmt w:val="bullet"/>
      <w:lvlText w:val="o"/>
      <w:lvlJc w:val="left"/>
      <w:pPr>
        <w:ind w:left="5579" w:hanging="360"/>
      </w:pPr>
      <w:rPr>
        <w:rFonts w:ascii="Courier New" w:hAnsi="Courier New" w:cs="Courier New" w:hint="default"/>
      </w:rPr>
    </w:lvl>
    <w:lvl w:ilvl="8" w:tplc="04090005" w:tentative="1">
      <w:start w:val="1"/>
      <w:numFmt w:val="bullet"/>
      <w:lvlText w:val=""/>
      <w:lvlJc w:val="left"/>
      <w:pPr>
        <w:ind w:left="6299" w:hanging="360"/>
      </w:pPr>
      <w:rPr>
        <w:rFonts w:ascii="Wingdings" w:hAnsi="Wingdings" w:hint="default"/>
      </w:rPr>
    </w:lvl>
  </w:abstractNum>
  <w:abstractNum w:abstractNumId="25" w15:restartNumberingAfterBreak="0">
    <w:nsid w:val="60529E3F"/>
    <w:multiLevelType w:val="hybridMultilevel"/>
    <w:tmpl w:val="5B568E82"/>
    <w:lvl w:ilvl="0" w:tplc="9B8E1996">
      <w:start w:val="1"/>
      <w:numFmt w:val="bullet"/>
      <w:lvlText w:val=""/>
      <w:lvlJc w:val="left"/>
      <w:pPr>
        <w:ind w:left="720" w:hanging="360"/>
      </w:pPr>
      <w:rPr>
        <w:rFonts w:ascii="Wingdings" w:hAnsi="Wingdings" w:hint="default"/>
      </w:rPr>
    </w:lvl>
    <w:lvl w:ilvl="1" w:tplc="D33404CC">
      <w:start w:val="1"/>
      <w:numFmt w:val="bullet"/>
      <w:lvlText w:val="o"/>
      <w:lvlJc w:val="left"/>
      <w:pPr>
        <w:ind w:left="1440" w:hanging="360"/>
      </w:pPr>
      <w:rPr>
        <w:rFonts w:ascii="Courier New" w:hAnsi="Courier New" w:hint="default"/>
      </w:rPr>
    </w:lvl>
    <w:lvl w:ilvl="2" w:tplc="7CC03C9A">
      <w:start w:val="1"/>
      <w:numFmt w:val="bullet"/>
      <w:lvlText w:val=""/>
      <w:lvlJc w:val="left"/>
      <w:pPr>
        <w:ind w:left="2160" w:hanging="360"/>
      </w:pPr>
      <w:rPr>
        <w:rFonts w:ascii="Wingdings" w:hAnsi="Wingdings" w:hint="default"/>
      </w:rPr>
    </w:lvl>
    <w:lvl w:ilvl="3" w:tplc="4DF65178">
      <w:start w:val="1"/>
      <w:numFmt w:val="bullet"/>
      <w:lvlText w:val=""/>
      <w:lvlJc w:val="left"/>
      <w:pPr>
        <w:ind w:left="2880" w:hanging="360"/>
      </w:pPr>
      <w:rPr>
        <w:rFonts w:ascii="Symbol" w:hAnsi="Symbol" w:hint="default"/>
      </w:rPr>
    </w:lvl>
    <w:lvl w:ilvl="4" w:tplc="FD986B9A">
      <w:start w:val="1"/>
      <w:numFmt w:val="bullet"/>
      <w:lvlText w:val="o"/>
      <w:lvlJc w:val="left"/>
      <w:pPr>
        <w:ind w:left="3600" w:hanging="360"/>
      </w:pPr>
      <w:rPr>
        <w:rFonts w:ascii="Courier New" w:hAnsi="Courier New" w:hint="default"/>
      </w:rPr>
    </w:lvl>
    <w:lvl w:ilvl="5" w:tplc="684C9830">
      <w:start w:val="1"/>
      <w:numFmt w:val="bullet"/>
      <w:lvlText w:val=""/>
      <w:lvlJc w:val="left"/>
      <w:pPr>
        <w:ind w:left="4320" w:hanging="360"/>
      </w:pPr>
      <w:rPr>
        <w:rFonts w:ascii="Wingdings" w:hAnsi="Wingdings" w:hint="default"/>
      </w:rPr>
    </w:lvl>
    <w:lvl w:ilvl="6" w:tplc="FDD690D4">
      <w:start w:val="1"/>
      <w:numFmt w:val="bullet"/>
      <w:lvlText w:val=""/>
      <w:lvlJc w:val="left"/>
      <w:pPr>
        <w:ind w:left="5040" w:hanging="360"/>
      </w:pPr>
      <w:rPr>
        <w:rFonts w:ascii="Symbol" w:hAnsi="Symbol" w:hint="default"/>
      </w:rPr>
    </w:lvl>
    <w:lvl w:ilvl="7" w:tplc="933CFDA0">
      <w:start w:val="1"/>
      <w:numFmt w:val="bullet"/>
      <w:lvlText w:val="o"/>
      <w:lvlJc w:val="left"/>
      <w:pPr>
        <w:ind w:left="5760" w:hanging="360"/>
      </w:pPr>
      <w:rPr>
        <w:rFonts w:ascii="Courier New" w:hAnsi="Courier New" w:hint="default"/>
      </w:rPr>
    </w:lvl>
    <w:lvl w:ilvl="8" w:tplc="9DE011C4">
      <w:start w:val="1"/>
      <w:numFmt w:val="bullet"/>
      <w:lvlText w:val=""/>
      <w:lvlJc w:val="left"/>
      <w:pPr>
        <w:ind w:left="6480" w:hanging="360"/>
      </w:pPr>
      <w:rPr>
        <w:rFonts w:ascii="Wingdings" w:hAnsi="Wingdings" w:hint="default"/>
      </w:rPr>
    </w:lvl>
  </w:abstractNum>
  <w:abstractNum w:abstractNumId="26" w15:restartNumberingAfterBreak="0">
    <w:nsid w:val="67F62426"/>
    <w:multiLevelType w:val="hybridMultilevel"/>
    <w:tmpl w:val="96082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45144C"/>
    <w:multiLevelType w:val="hybridMultilevel"/>
    <w:tmpl w:val="C6B6A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2B559F"/>
    <w:multiLevelType w:val="hybridMultilevel"/>
    <w:tmpl w:val="BB8C6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9" w15:restartNumberingAfterBreak="0">
    <w:nsid w:val="71896444"/>
    <w:multiLevelType w:val="hybridMultilevel"/>
    <w:tmpl w:val="9432B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CD163C"/>
    <w:multiLevelType w:val="hybridMultilevel"/>
    <w:tmpl w:val="67EE81E6"/>
    <w:lvl w:ilvl="0" w:tplc="BCE4F4AE">
      <w:start w:val="1"/>
      <w:numFmt w:val="bullet"/>
      <w:lvlText w:val=""/>
      <w:lvlJc w:val="left"/>
      <w:pPr>
        <w:ind w:left="720" w:hanging="360"/>
      </w:pPr>
      <w:rPr>
        <w:rFonts w:ascii="Symbol" w:hAnsi="Symbol" w:hint="default"/>
      </w:rPr>
    </w:lvl>
    <w:lvl w:ilvl="1" w:tplc="4B346342">
      <w:start w:val="1"/>
      <w:numFmt w:val="bullet"/>
      <w:lvlText w:val="o"/>
      <w:lvlJc w:val="left"/>
      <w:pPr>
        <w:ind w:left="1440" w:hanging="360"/>
      </w:pPr>
      <w:rPr>
        <w:rFonts w:ascii="Courier New" w:hAnsi="Courier New" w:hint="default"/>
      </w:rPr>
    </w:lvl>
    <w:lvl w:ilvl="2" w:tplc="58AE833A">
      <w:start w:val="1"/>
      <w:numFmt w:val="bullet"/>
      <w:lvlText w:val=""/>
      <w:lvlJc w:val="left"/>
      <w:pPr>
        <w:ind w:left="2160" w:hanging="360"/>
      </w:pPr>
      <w:rPr>
        <w:rFonts w:ascii="Wingdings" w:hAnsi="Wingdings" w:hint="default"/>
      </w:rPr>
    </w:lvl>
    <w:lvl w:ilvl="3" w:tplc="CB7E425A">
      <w:start w:val="1"/>
      <w:numFmt w:val="bullet"/>
      <w:lvlText w:val=""/>
      <w:lvlJc w:val="left"/>
      <w:pPr>
        <w:ind w:left="2880" w:hanging="360"/>
      </w:pPr>
      <w:rPr>
        <w:rFonts w:ascii="Symbol" w:hAnsi="Symbol" w:hint="default"/>
      </w:rPr>
    </w:lvl>
    <w:lvl w:ilvl="4" w:tplc="CB0E545A">
      <w:start w:val="1"/>
      <w:numFmt w:val="bullet"/>
      <w:lvlText w:val="o"/>
      <w:lvlJc w:val="left"/>
      <w:pPr>
        <w:ind w:left="3600" w:hanging="360"/>
      </w:pPr>
      <w:rPr>
        <w:rFonts w:ascii="Courier New" w:hAnsi="Courier New" w:hint="default"/>
      </w:rPr>
    </w:lvl>
    <w:lvl w:ilvl="5" w:tplc="53EABE30">
      <w:start w:val="1"/>
      <w:numFmt w:val="bullet"/>
      <w:lvlText w:val=""/>
      <w:lvlJc w:val="left"/>
      <w:pPr>
        <w:ind w:left="4320" w:hanging="360"/>
      </w:pPr>
      <w:rPr>
        <w:rFonts w:ascii="Wingdings" w:hAnsi="Wingdings" w:hint="default"/>
      </w:rPr>
    </w:lvl>
    <w:lvl w:ilvl="6" w:tplc="B2B8EE08">
      <w:start w:val="1"/>
      <w:numFmt w:val="bullet"/>
      <w:lvlText w:val=""/>
      <w:lvlJc w:val="left"/>
      <w:pPr>
        <w:ind w:left="5040" w:hanging="360"/>
      </w:pPr>
      <w:rPr>
        <w:rFonts w:ascii="Symbol" w:hAnsi="Symbol" w:hint="default"/>
      </w:rPr>
    </w:lvl>
    <w:lvl w:ilvl="7" w:tplc="67967A46">
      <w:start w:val="1"/>
      <w:numFmt w:val="bullet"/>
      <w:lvlText w:val="o"/>
      <w:lvlJc w:val="left"/>
      <w:pPr>
        <w:ind w:left="5760" w:hanging="360"/>
      </w:pPr>
      <w:rPr>
        <w:rFonts w:ascii="Courier New" w:hAnsi="Courier New" w:hint="default"/>
      </w:rPr>
    </w:lvl>
    <w:lvl w:ilvl="8" w:tplc="52D8AE12">
      <w:start w:val="1"/>
      <w:numFmt w:val="bullet"/>
      <w:lvlText w:val=""/>
      <w:lvlJc w:val="left"/>
      <w:pPr>
        <w:ind w:left="6480" w:hanging="360"/>
      </w:pPr>
      <w:rPr>
        <w:rFonts w:ascii="Wingdings" w:hAnsi="Wingdings" w:hint="default"/>
      </w:rPr>
    </w:lvl>
  </w:abstractNum>
  <w:abstractNum w:abstractNumId="31" w15:restartNumberingAfterBreak="0">
    <w:nsid w:val="74566911"/>
    <w:multiLevelType w:val="hybridMultilevel"/>
    <w:tmpl w:val="B13A8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65B467E"/>
    <w:multiLevelType w:val="hybridMultilevel"/>
    <w:tmpl w:val="155A8432"/>
    <w:lvl w:ilvl="0" w:tplc="04090001">
      <w:start w:val="1"/>
      <w:numFmt w:val="bullet"/>
      <w:lvlText w:val=""/>
      <w:lvlJc w:val="left"/>
      <w:pPr>
        <w:ind w:left="1619" w:hanging="360"/>
      </w:pPr>
      <w:rPr>
        <w:rFonts w:ascii="Symbol" w:hAnsi="Symbol" w:hint="default"/>
      </w:rPr>
    </w:lvl>
    <w:lvl w:ilvl="1" w:tplc="04090003" w:tentative="1">
      <w:start w:val="1"/>
      <w:numFmt w:val="bullet"/>
      <w:lvlText w:val="o"/>
      <w:lvlJc w:val="left"/>
      <w:pPr>
        <w:ind w:left="2339" w:hanging="360"/>
      </w:pPr>
      <w:rPr>
        <w:rFonts w:ascii="Courier New" w:hAnsi="Courier New" w:cs="Courier New" w:hint="default"/>
      </w:rPr>
    </w:lvl>
    <w:lvl w:ilvl="2" w:tplc="04090005" w:tentative="1">
      <w:start w:val="1"/>
      <w:numFmt w:val="bullet"/>
      <w:lvlText w:val=""/>
      <w:lvlJc w:val="left"/>
      <w:pPr>
        <w:ind w:left="3059" w:hanging="360"/>
      </w:pPr>
      <w:rPr>
        <w:rFonts w:ascii="Wingdings" w:hAnsi="Wingdings" w:hint="default"/>
      </w:rPr>
    </w:lvl>
    <w:lvl w:ilvl="3" w:tplc="04090001" w:tentative="1">
      <w:start w:val="1"/>
      <w:numFmt w:val="bullet"/>
      <w:lvlText w:val=""/>
      <w:lvlJc w:val="left"/>
      <w:pPr>
        <w:ind w:left="3779" w:hanging="360"/>
      </w:pPr>
      <w:rPr>
        <w:rFonts w:ascii="Symbol" w:hAnsi="Symbol" w:hint="default"/>
      </w:rPr>
    </w:lvl>
    <w:lvl w:ilvl="4" w:tplc="04090003" w:tentative="1">
      <w:start w:val="1"/>
      <w:numFmt w:val="bullet"/>
      <w:lvlText w:val="o"/>
      <w:lvlJc w:val="left"/>
      <w:pPr>
        <w:ind w:left="4499" w:hanging="360"/>
      </w:pPr>
      <w:rPr>
        <w:rFonts w:ascii="Courier New" w:hAnsi="Courier New" w:cs="Courier New" w:hint="default"/>
      </w:rPr>
    </w:lvl>
    <w:lvl w:ilvl="5" w:tplc="04090005" w:tentative="1">
      <w:start w:val="1"/>
      <w:numFmt w:val="bullet"/>
      <w:lvlText w:val=""/>
      <w:lvlJc w:val="left"/>
      <w:pPr>
        <w:ind w:left="5219" w:hanging="360"/>
      </w:pPr>
      <w:rPr>
        <w:rFonts w:ascii="Wingdings" w:hAnsi="Wingdings" w:hint="default"/>
      </w:rPr>
    </w:lvl>
    <w:lvl w:ilvl="6" w:tplc="04090001" w:tentative="1">
      <w:start w:val="1"/>
      <w:numFmt w:val="bullet"/>
      <w:lvlText w:val=""/>
      <w:lvlJc w:val="left"/>
      <w:pPr>
        <w:ind w:left="5939" w:hanging="360"/>
      </w:pPr>
      <w:rPr>
        <w:rFonts w:ascii="Symbol" w:hAnsi="Symbol" w:hint="default"/>
      </w:rPr>
    </w:lvl>
    <w:lvl w:ilvl="7" w:tplc="04090003" w:tentative="1">
      <w:start w:val="1"/>
      <w:numFmt w:val="bullet"/>
      <w:lvlText w:val="o"/>
      <w:lvlJc w:val="left"/>
      <w:pPr>
        <w:ind w:left="6659" w:hanging="360"/>
      </w:pPr>
      <w:rPr>
        <w:rFonts w:ascii="Courier New" w:hAnsi="Courier New" w:cs="Courier New" w:hint="default"/>
      </w:rPr>
    </w:lvl>
    <w:lvl w:ilvl="8" w:tplc="04090005" w:tentative="1">
      <w:start w:val="1"/>
      <w:numFmt w:val="bullet"/>
      <w:lvlText w:val=""/>
      <w:lvlJc w:val="left"/>
      <w:pPr>
        <w:ind w:left="7379" w:hanging="360"/>
      </w:pPr>
      <w:rPr>
        <w:rFonts w:ascii="Wingdings" w:hAnsi="Wingdings" w:hint="default"/>
      </w:rPr>
    </w:lvl>
  </w:abstractNum>
  <w:abstractNum w:abstractNumId="33" w15:restartNumberingAfterBreak="0">
    <w:nsid w:val="78B33E30"/>
    <w:multiLevelType w:val="hybridMultilevel"/>
    <w:tmpl w:val="06FC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408246">
    <w:abstractNumId w:val="30"/>
  </w:num>
  <w:num w:numId="2" w16cid:durableId="2134906138">
    <w:abstractNumId w:val="18"/>
  </w:num>
  <w:num w:numId="3" w16cid:durableId="1369376375">
    <w:abstractNumId w:val="1"/>
  </w:num>
  <w:num w:numId="4" w16cid:durableId="1982491386">
    <w:abstractNumId w:val="3"/>
  </w:num>
  <w:num w:numId="5" w16cid:durableId="1058939680">
    <w:abstractNumId w:val="25"/>
  </w:num>
  <w:num w:numId="6" w16cid:durableId="390228110">
    <w:abstractNumId w:val="12"/>
  </w:num>
  <w:num w:numId="7" w16cid:durableId="1237591156">
    <w:abstractNumId w:val="0"/>
  </w:num>
  <w:num w:numId="8" w16cid:durableId="1977026077">
    <w:abstractNumId w:val="16"/>
  </w:num>
  <w:num w:numId="9" w16cid:durableId="2002468181">
    <w:abstractNumId w:val="28"/>
  </w:num>
  <w:num w:numId="10" w16cid:durableId="31657882">
    <w:abstractNumId w:val="31"/>
  </w:num>
  <w:num w:numId="11" w16cid:durableId="1164200851">
    <w:abstractNumId w:val="13"/>
  </w:num>
  <w:num w:numId="12" w16cid:durableId="37436873">
    <w:abstractNumId w:val="19"/>
  </w:num>
  <w:num w:numId="13" w16cid:durableId="1833566999">
    <w:abstractNumId w:val="17"/>
  </w:num>
  <w:num w:numId="14" w16cid:durableId="2014987485">
    <w:abstractNumId w:val="14"/>
  </w:num>
  <w:num w:numId="15" w16cid:durableId="842086105">
    <w:abstractNumId w:val="23"/>
  </w:num>
  <w:num w:numId="16" w16cid:durableId="1225991621">
    <w:abstractNumId w:val="15"/>
  </w:num>
  <w:num w:numId="17" w16cid:durableId="840656190">
    <w:abstractNumId w:val="6"/>
  </w:num>
  <w:num w:numId="18" w16cid:durableId="10558579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94128934">
    <w:abstractNumId w:val="26"/>
  </w:num>
  <w:num w:numId="20" w16cid:durableId="803163020">
    <w:abstractNumId w:val="2"/>
  </w:num>
  <w:num w:numId="21" w16cid:durableId="2011446101">
    <w:abstractNumId w:val="9"/>
  </w:num>
  <w:num w:numId="22" w16cid:durableId="1485849853">
    <w:abstractNumId w:val="29"/>
  </w:num>
  <w:num w:numId="23" w16cid:durableId="1874230187">
    <w:abstractNumId w:val="7"/>
  </w:num>
  <w:num w:numId="24" w16cid:durableId="1009135287">
    <w:abstractNumId w:val="5"/>
  </w:num>
  <w:num w:numId="25" w16cid:durableId="1289625512">
    <w:abstractNumId w:val="10"/>
  </w:num>
  <w:num w:numId="26" w16cid:durableId="590240462">
    <w:abstractNumId w:val="4"/>
  </w:num>
  <w:num w:numId="27" w16cid:durableId="1091774512">
    <w:abstractNumId w:val="22"/>
  </w:num>
  <w:num w:numId="28" w16cid:durableId="1633097491">
    <w:abstractNumId w:val="32"/>
  </w:num>
  <w:num w:numId="29" w16cid:durableId="829098273">
    <w:abstractNumId w:val="20"/>
  </w:num>
  <w:num w:numId="30" w16cid:durableId="1213006878">
    <w:abstractNumId w:val="11"/>
  </w:num>
  <w:num w:numId="31" w16cid:durableId="1642346737">
    <w:abstractNumId w:val="24"/>
  </w:num>
  <w:num w:numId="32" w16cid:durableId="486288054">
    <w:abstractNumId w:val="33"/>
  </w:num>
  <w:num w:numId="33" w16cid:durableId="101416245">
    <w:abstractNumId w:val="27"/>
  </w:num>
  <w:num w:numId="34" w16cid:durableId="706680503">
    <w:abstractNumId w:val="8"/>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ana Jgharkava">
    <w15:presenceInfo w15:providerId="AD" w15:userId="S::diana.jgharkava@kiu.edu.ge::fb4c0365-8cbb-4099-9bbc-01636d46b792"/>
  </w15:person>
  <w15:person w15:author="Akaki Kheladze">
    <w15:presenceInfo w15:providerId="AD" w15:userId="S::akaki.kheladze@kiu.edu.ge::4bbb9116-98c0-4367-b441-289193aae5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3B"/>
    <w:rsid w:val="00003AC5"/>
    <w:rsid w:val="000056F0"/>
    <w:rsid w:val="00007EB4"/>
    <w:rsid w:val="00017CE6"/>
    <w:rsid w:val="00021DC0"/>
    <w:rsid w:val="00023789"/>
    <w:rsid w:val="00023915"/>
    <w:rsid w:val="00024AE7"/>
    <w:rsid w:val="00034A7D"/>
    <w:rsid w:val="0003517D"/>
    <w:rsid w:val="00035AFC"/>
    <w:rsid w:val="000415ED"/>
    <w:rsid w:val="000479DC"/>
    <w:rsid w:val="00061C93"/>
    <w:rsid w:val="00062A63"/>
    <w:rsid w:val="00062D10"/>
    <w:rsid w:val="00064D5D"/>
    <w:rsid w:val="00064E19"/>
    <w:rsid w:val="000715E9"/>
    <w:rsid w:val="00071E8F"/>
    <w:rsid w:val="0007625F"/>
    <w:rsid w:val="000802AA"/>
    <w:rsid w:val="00083A9A"/>
    <w:rsid w:val="00084B6D"/>
    <w:rsid w:val="00085525"/>
    <w:rsid w:val="00087FEC"/>
    <w:rsid w:val="0009058C"/>
    <w:rsid w:val="000A1B90"/>
    <w:rsid w:val="000A43F3"/>
    <w:rsid w:val="000B38DB"/>
    <w:rsid w:val="000B64FC"/>
    <w:rsid w:val="000C2D47"/>
    <w:rsid w:val="000C322D"/>
    <w:rsid w:val="000D0230"/>
    <w:rsid w:val="000D584C"/>
    <w:rsid w:val="000E0924"/>
    <w:rsid w:val="000E2B22"/>
    <w:rsid w:val="000F13E3"/>
    <w:rsid w:val="000F4704"/>
    <w:rsid w:val="000F60D4"/>
    <w:rsid w:val="00134EE5"/>
    <w:rsid w:val="00142F9E"/>
    <w:rsid w:val="001479A1"/>
    <w:rsid w:val="0016542B"/>
    <w:rsid w:val="00167168"/>
    <w:rsid w:val="00167891"/>
    <w:rsid w:val="001730BD"/>
    <w:rsid w:val="00175604"/>
    <w:rsid w:val="0018216C"/>
    <w:rsid w:val="00195B60"/>
    <w:rsid w:val="001A0548"/>
    <w:rsid w:val="001A2E9D"/>
    <w:rsid w:val="001A65F2"/>
    <w:rsid w:val="001A6FE1"/>
    <w:rsid w:val="001A710E"/>
    <w:rsid w:val="001B31EA"/>
    <w:rsid w:val="001C5318"/>
    <w:rsid w:val="001C59AB"/>
    <w:rsid w:val="001C5DD4"/>
    <w:rsid w:val="001D3B18"/>
    <w:rsid w:val="001D5853"/>
    <w:rsid w:val="001D5AA1"/>
    <w:rsid w:val="001D7A61"/>
    <w:rsid w:val="001E5E78"/>
    <w:rsid w:val="001F4002"/>
    <w:rsid w:val="001F5890"/>
    <w:rsid w:val="002124BA"/>
    <w:rsid w:val="00216468"/>
    <w:rsid w:val="0022420A"/>
    <w:rsid w:val="002309CD"/>
    <w:rsid w:val="00250C0D"/>
    <w:rsid w:val="0025249F"/>
    <w:rsid w:val="00254E1F"/>
    <w:rsid w:val="00262B4A"/>
    <w:rsid w:val="00262EAF"/>
    <w:rsid w:val="00264AAE"/>
    <w:rsid w:val="00266B1E"/>
    <w:rsid w:val="00273283"/>
    <w:rsid w:val="002816DB"/>
    <w:rsid w:val="00284439"/>
    <w:rsid w:val="00286AB7"/>
    <w:rsid w:val="00293056"/>
    <w:rsid w:val="00296918"/>
    <w:rsid w:val="00297A0F"/>
    <w:rsid w:val="002A1629"/>
    <w:rsid w:val="002A33B6"/>
    <w:rsid w:val="002A3DE4"/>
    <w:rsid w:val="002B319D"/>
    <w:rsid w:val="002D0E52"/>
    <w:rsid w:val="002F4FA7"/>
    <w:rsid w:val="002F5820"/>
    <w:rsid w:val="002F74D8"/>
    <w:rsid w:val="0031738D"/>
    <w:rsid w:val="003216EA"/>
    <w:rsid w:val="00330FF2"/>
    <w:rsid w:val="003342CF"/>
    <w:rsid w:val="003418C0"/>
    <w:rsid w:val="00341C26"/>
    <w:rsid w:val="003425A8"/>
    <w:rsid w:val="0034433E"/>
    <w:rsid w:val="00344A0A"/>
    <w:rsid w:val="003524A7"/>
    <w:rsid w:val="00354241"/>
    <w:rsid w:val="00356086"/>
    <w:rsid w:val="003572F1"/>
    <w:rsid w:val="00367A6F"/>
    <w:rsid w:val="003714C5"/>
    <w:rsid w:val="00371A8B"/>
    <w:rsid w:val="003874F3"/>
    <w:rsid w:val="00391208"/>
    <w:rsid w:val="00392252"/>
    <w:rsid w:val="0039634A"/>
    <w:rsid w:val="003A094C"/>
    <w:rsid w:val="003A1BB2"/>
    <w:rsid w:val="003A463A"/>
    <w:rsid w:val="003B1DD6"/>
    <w:rsid w:val="003B24AE"/>
    <w:rsid w:val="003B7107"/>
    <w:rsid w:val="003C3DFA"/>
    <w:rsid w:val="003C7286"/>
    <w:rsid w:val="003D18B6"/>
    <w:rsid w:val="003E138C"/>
    <w:rsid w:val="003E77B8"/>
    <w:rsid w:val="003F6CE5"/>
    <w:rsid w:val="00403178"/>
    <w:rsid w:val="004039DD"/>
    <w:rsid w:val="004162EA"/>
    <w:rsid w:val="00421737"/>
    <w:rsid w:val="00424BD6"/>
    <w:rsid w:val="00426E5F"/>
    <w:rsid w:val="00427AF3"/>
    <w:rsid w:val="00431417"/>
    <w:rsid w:val="004320BA"/>
    <w:rsid w:val="00432C48"/>
    <w:rsid w:val="00435785"/>
    <w:rsid w:val="00435844"/>
    <w:rsid w:val="00435B7E"/>
    <w:rsid w:val="0044240C"/>
    <w:rsid w:val="00456504"/>
    <w:rsid w:val="004576ED"/>
    <w:rsid w:val="00463878"/>
    <w:rsid w:val="00465074"/>
    <w:rsid w:val="00470060"/>
    <w:rsid w:val="00471CC5"/>
    <w:rsid w:val="004832A9"/>
    <w:rsid w:val="004A3C72"/>
    <w:rsid w:val="004A49BF"/>
    <w:rsid w:val="004A6D8C"/>
    <w:rsid w:val="004B193B"/>
    <w:rsid w:val="004B2AE4"/>
    <w:rsid w:val="004C28A0"/>
    <w:rsid w:val="004C6AA0"/>
    <w:rsid w:val="004D6341"/>
    <w:rsid w:val="004D6E57"/>
    <w:rsid w:val="004D787D"/>
    <w:rsid w:val="004E1EE9"/>
    <w:rsid w:val="004E3845"/>
    <w:rsid w:val="004E51E3"/>
    <w:rsid w:val="004E7B1B"/>
    <w:rsid w:val="004F4FA2"/>
    <w:rsid w:val="004F665A"/>
    <w:rsid w:val="004F7FCB"/>
    <w:rsid w:val="005033F9"/>
    <w:rsid w:val="00504C85"/>
    <w:rsid w:val="00512C37"/>
    <w:rsid w:val="005156A5"/>
    <w:rsid w:val="00523BF3"/>
    <w:rsid w:val="005243CD"/>
    <w:rsid w:val="00527355"/>
    <w:rsid w:val="00527B96"/>
    <w:rsid w:val="00530DCB"/>
    <w:rsid w:val="0053199E"/>
    <w:rsid w:val="0054162C"/>
    <w:rsid w:val="00557D2D"/>
    <w:rsid w:val="0057087C"/>
    <w:rsid w:val="00571766"/>
    <w:rsid w:val="00577A98"/>
    <w:rsid w:val="005834E2"/>
    <w:rsid w:val="005857FC"/>
    <w:rsid w:val="00593825"/>
    <w:rsid w:val="00594C1A"/>
    <w:rsid w:val="005951FB"/>
    <w:rsid w:val="005A008F"/>
    <w:rsid w:val="005A023E"/>
    <w:rsid w:val="005A350B"/>
    <w:rsid w:val="005A35C4"/>
    <w:rsid w:val="005A670E"/>
    <w:rsid w:val="005A6FAD"/>
    <w:rsid w:val="005B09AA"/>
    <w:rsid w:val="005B2A6C"/>
    <w:rsid w:val="005B3CCD"/>
    <w:rsid w:val="005B4247"/>
    <w:rsid w:val="005B6E87"/>
    <w:rsid w:val="005B7F61"/>
    <w:rsid w:val="005C353C"/>
    <w:rsid w:val="005C3B74"/>
    <w:rsid w:val="005C415E"/>
    <w:rsid w:val="005C6AF0"/>
    <w:rsid w:val="005D2D57"/>
    <w:rsid w:val="005D2F78"/>
    <w:rsid w:val="005D50AB"/>
    <w:rsid w:val="005E1083"/>
    <w:rsid w:val="005E3DA4"/>
    <w:rsid w:val="005F3913"/>
    <w:rsid w:val="006319DB"/>
    <w:rsid w:val="00632FEE"/>
    <w:rsid w:val="006342D6"/>
    <w:rsid w:val="006362AE"/>
    <w:rsid w:val="006402B6"/>
    <w:rsid w:val="00643AC2"/>
    <w:rsid w:val="00645E3A"/>
    <w:rsid w:val="006501A4"/>
    <w:rsid w:val="00654DD6"/>
    <w:rsid w:val="006554D0"/>
    <w:rsid w:val="00655524"/>
    <w:rsid w:val="00656AA5"/>
    <w:rsid w:val="00663FC1"/>
    <w:rsid w:val="006640FD"/>
    <w:rsid w:val="00664CD1"/>
    <w:rsid w:val="006653D3"/>
    <w:rsid w:val="00665474"/>
    <w:rsid w:val="00675FC5"/>
    <w:rsid w:val="0068085E"/>
    <w:rsid w:val="00695F61"/>
    <w:rsid w:val="006A7289"/>
    <w:rsid w:val="006A77F8"/>
    <w:rsid w:val="006B166F"/>
    <w:rsid w:val="006C2114"/>
    <w:rsid w:val="006C305D"/>
    <w:rsid w:val="006C7E69"/>
    <w:rsid w:val="006D087B"/>
    <w:rsid w:val="006D7BEE"/>
    <w:rsid w:val="006D7DF0"/>
    <w:rsid w:val="006E129E"/>
    <w:rsid w:val="006E4ED6"/>
    <w:rsid w:val="006E522E"/>
    <w:rsid w:val="006F16F4"/>
    <w:rsid w:val="006F1C8B"/>
    <w:rsid w:val="006F3072"/>
    <w:rsid w:val="00702E3B"/>
    <w:rsid w:val="00705CAF"/>
    <w:rsid w:val="00706E2E"/>
    <w:rsid w:val="00706E98"/>
    <w:rsid w:val="00716C4E"/>
    <w:rsid w:val="007228C9"/>
    <w:rsid w:val="00726470"/>
    <w:rsid w:val="00726DEB"/>
    <w:rsid w:val="00747158"/>
    <w:rsid w:val="007606B5"/>
    <w:rsid w:val="00766D8C"/>
    <w:rsid w:val="0077071D"/>
    <w:rsid w:val="00771A4A"/>
    <w:rsid w:val="007754EA"/>
    <w:rsid w:val="00780529"/>
    <w:rsid w:val="00781179"/>
    <w:rsid w:val="00781B9C"/>
    <w:rsid w:val="00783ACC"/>
    <w:rsid w:val="00787D4A"/>
    <w:rsid w:val="00790E8C"/>
    <w:rsid w:val="007930BD"/>
    <w:rsid w:val="0079648A"/>
    <w:rsid w:val="007A192C"/>
    <w:rsid w:val="007A2185"/>
    <w:rsid w:val="007A2E30"/>
    <w:rsid w:val="007A5666"/>
    <w:rsid w:val="007A5E01"/>
    <w:rsid w:val="007A6BEC"/>
    <w:rsid w:val="007B7DB3"/>
    <w:rsid w:val="007C00D3"/>
    <w:rsid w:val="007D09AF"/>
    <w:rsid w:val="007D1F6A"/>
    <w:rsid w:val="007F0688"/>
    <w:rsid w:val="007F65E0"/>
    <w:rsid w:val="00801116"/>
    <w:rsid w:val="00803023"/>
    <w:rsid w:val="00805AE4"/>
    <w:rsid w:val="00810530"/>
    <w:rsid w:val="0081056E"/>
    <w:rsid w:val="00821C6E"/>
    <w:rsid w:val="00841137"/>
    <w:rsid w:val="0084509D"/>
    <w:rsid w:val="00845CC0"/>
    <w:rsid w:val="00850110"/>
    <w:rsid w:val="00850771"/>
    <w:rsid w:val="00856455"/>
    <w:rsid w:val="00857DF0"/>
    <w:rsid w:val="00860923"/>
    <w:rsid w:val="00865959"/>
    <w:rsid w:val="008717DB"/>
    <w:rsid w:val="008739BD"/>
    <w:rsid w:val="008766B3"/>
    <w:rsid w:val="008905AA"/>
    <w:rsid w:val="008977E1"/>
    <w:rsid w:val="008A14BD"/>
    <w:rsid w:val="008A502F"/>
    <w:rsid w:val="008B1C3C"/>
    <w:rsid w:val="008B62A4"/>
    <w:rsid w:val="008C1E06"/>
    <w:rsid w:val="008C4F23"/>
    <w:rsid w:val="008C5AF2"/>
    <w:rsid w:val="008C63AE"/>
    <w:rsid w:val="008C6F22"/>
    <w:rsid w:val="008D08B9"/>
    <w:rsid w:val="008E1823"/>
    <w:rsid w:val="008E19B2"/>
    <w:rsid w:val="008E2458"/>
    <w:rsid w:val="008E3FD5"/>
    <w:rsid w:val="008E5766"/>
    <w:rsid w:val="008E60D0"/>
    <w:rsid w:val="008E6707"/>
    <w:rsid w:val="008F0E8A"/>
    <w:rsid w:val="008F389E"/>
    <w:rsid w:val="00903BCB"/>
    <w:rsid w:val="00905368"/>
    <w:rsid w:val="0090721C"/>
    <w:rsid w:val="00910BDE"/>
    <w:rsid w:val="00916723"/>
    <w:rsid w:val="00920A5C"/>
    <w:rsid w:val="0092444E"/>
    <w:rsid w:val="009316B5"/>
    <w:rsid w:val="0093294E"/>
    <w:rsid w:val="00934FD0"/>
    <w:rsid w:val="009406BA"/>
    <w:rsid w:val="0094294D"/>
    <w:rsid w:val="009522B8"/>
    <w:rsid w:val="00953708"/>
    <w:rsid w:val="0096024A"/>
    <w:rsid w:val="00961F98"/>
    <w:rsid w:val="009714B3"/>
    <w:rsid w:val="009820A6"/>
    <w:rsid w:val="009932AA"/>
    <w:rsid w:val="009A4D99"/>
    <w:rsid w:val="009A5C62"/>
    <w:rsid w:val="009A737E"/>
    <w:rsid w:val="009B2CCD"/>
    <w:rsid w:val="009B4FFB"/>
    <w:rsid w:val="009C4718"/>
    <w:rsid w:val="009D06CE"/>
    <w:rsid w:val="009D1075"/>
    <w:rsid w:val="009D2A3F"/>
    <w:rsid w:val="009E0C0D"/>
    <w:rsid w:val="009E1DF2"/>
    <w:rsid w:val="009E317B"/>
    <w:rsid w:val="009F2086"/>
    <w:rsid w:val="009F6A66"/>
    <w:rsid w:val="00A0059C"/>
    <w:rsid w:val="00A051A4"/>
    <w:rsid w:val="00A05FA4"/>
    <w:rsid w:val="00A063CE"/>
    <w:rsid w:val="00A131FF"/>
    <w:rsid w:val="00A3302D"/>
    <w:rsid w:val="00A37B53"/>
    <w:rsid w:val="00A37F93"/>
    <w:rsid w:val="00A477A9"/>
    <w:rsid w:val="00A520AB"/>
    <w:rsid w:val="00A53251"/>
    <w:rsid w:val="00A671E5"/>
    <w:rsid w:val="00A72927"/>
    <w:rsid w:val="00A77ED9"/>
    <w:rsid w:val="00A84A1B"/>
    <w:rsid w:val="00A86F6E"/>
    <w:rsid w:val="00A87F99"/>
    <w:rsid w:val="00A9144F"/>
    <w:rsid w:val="00A94BED"/>
    <w:rsid w:val="00AA1FB0"/>
    <w:rsid w:val="00AA5F3D"/>
    <w:rsid w:val="00AA70B8"/>
    <w:rsid w:val="00AA77F8"/>
    <w:rsid w:val="00AB0C1E"/>
    <w:rsid w:val="00AB1234"/>
    <w:rsid w:val="00AB7C75"/>
    <w:rsid w:val="00AC1A60"/>
    <w:rsid w:val="00AC3C24"/>
    <w:rsid w:val="00AC6F49"/>
    <w:rsid w:val="00AC7389"/>
    <w:rsid w:val="00AD3742"/>
    <w:rsid w:val="00AE5A1F"/>
    <w:rsid w:val="00AE7156"/>
    <w:rsid w:val="00AF1D88"/>
    <w:rsid w:val="00B00A9D"/>
    <w:rsid w:val="00B01E82"/>
    <w:rsid w:val="00B035B1"/>
    <w:rsid w:val="00B11C4C"/>
    <w:rsid w:val="00B1710A"/>
    <w:rsid w:val="00B1739F"/>
    <w:rsid w:val="00B239FB"/>
    <w:rsid w:val="00B24EE3"/>
    <w:rsid w:val="00B27711"/>
    <w:rsid w:val="00B41536"/>
    <w:rsid w:val="00B46531"/>
    <w:rsid w:val="00B64209"/>
    <w:rsid w:val="00B655E3"/>
    <w:rsid w:val="00B82EC8"/>
    <w:rsid w:val="00B9134E"/>
    <w:rsid w:val="00B9720A"/>
    <w:rsid w:val="00B97E70"/>
    <w:rsid w:val="00BA4203"/>
    <w:rsid w:val="00BA5620"/>
    <w:rsid w:val="00BA5D53"/>
    <w:rsid w:val="00BA636D"/>
    <w:rsid w:val="00BB0163"/>
    <w:rsid w:val="00BB0ACE"/>
    <w:rsid w:val="00BB4F04"/>
    <w:rsid w:val="00BC1EE7"/>
    <w:rsid w:val="00BC2484"/>
    <w:rsid w:val="00BC27C3"/>
    <w:rsid w:val="00BC5F7B"/>
    <w:rsid w:val="00BD102F"/>
    <w:rsid w:val="00BE7E24"/>
    <w:rsid w:val="00BF68B4"/>
    <w:rsid w:val="00C146FD"/>
    <w:rsid w:val="00C15DE3"/>
    <w:rsid w:val="00C35D48"/>
    <w:rsid w:val="00C37E70"/>
    <w:rsid w:val="00C4365F"/>
    <w:rsid w:val="00C526F1"/>
    <w:rsid w:val="00C557EC"/>
    <w:rsid w:val="00C562FD"/>
    <w:rsid w:val="00C64975"/>
    <w:rsid w:val="00C72328"/>
    <w:rsid w:val="00C759BF"/>
    <w:rsid w:val="00C76E74"/>
    <w:rsid w:val="00C851DD"/>
    <w:rsid w:val="00C93C03"/>
    <w:rsid w:val="00CA0427"/>
    <w:rsid w:val="00CA2D09"/>
    <w:rsid w:val="00CA754A"/>
    <w:rsid w:val="00CB4202"/>
    <w:rsid w:val="00CB4775"/>
    <w:rsid w:val="00CC1743"/>
    <w:rsid w:val="00CC4DBD"/>
    <w:rsid w:val="00CD4D4D"/>
    <w:rsid w:val="00CE1A44"/>
    <w:rsid w:val="00CFE12D"/>
    <w:rsid w:val="00D054D7"/>
    <w:rsid w:val="00D0725F"/>
    <w:rsid w:val="00D16DB8"/>
    <w:rsid w:val="00D2334A"/>
    <w:rsid w:val="00D33D56"/>
    <w:rsid w:val="00D364CB"/>
    <w:rsid w:val="00D40316"/>
    <w:rsid w:val="00D43148"/>
    <w:rsid w:val="00D44A46"/>
    <w:rsid w:val="00D5207D"/>
    <w:rsid w:val="00D546A5"/>
    <w:rsid w:val="00D54AD9"/>
    <w:rsid w:val="00D54EB5"/>
    <w:rsid w:val="00D5565A"/>
    <w:rsid w:val="00D55B41"/>
    <w:rsid w:val="00D76338"/>
    <w:rsid w:val="00D76865"/>
    <w:rsid w:val="00D84BC2"/>
    <w:rsid w:val="00D857A0"/>
    <w:rsid w:val="00D92B29"/>
    <w:rsid w:val="00D93A1B"/>
    <w:rsid w:val="00D95EF6"/>
    <w:rsid w:val="00D9733B"/>
    <w:rsid w:val="00DB13F9"/>
    <w:rsid w:val="00DB35AF"/>
    <w:rsid w:val="00DC197D"/>
    <w:rsid w:val="00DD19CC"/>
    <w:rsid w:val="00DD3C79"/>
    <w:rsid w:val="00DD4109"/>
    <w:rsid w:val="00DD7460"/>
    <w:rsid w:val="00DF4731"/>
    <w:rsid w:val="00DF510F"/>
    <w:rsid w:val="00DF6327"/>
    <w:rsid w:val="00DF7463"/>
    <w:rsid w:val="00E01D09"/>
    <w:rsid w:val="00E03370"/>
    <w:rsid w:val="00E06208"/>
    <w:rsid w:val="00E0634E"/>
    <w:rsid w:val="00E0788B"/>
    <w:rsid w:val="00E126E5"/>
    <w:rsid w:val="00E12F1B"/>
    <w:rsid w:val="00E20A5F"/>
    <w:rsid w:val="00E20A6C"/>
    <w:rsid w:val="00E20C0A"/>
    <w:rsid w:val="00E24B25"/>
    <w:rsid w:val="00E34BEC"/>
    <w:rsid w:val="00E466A9"/>
    <w:rsid w:val="00E47365"/>
    <w:rsid w:val="00E47486"/>
    <w:rsid w:val="00E5226F"/>
    <w:rsid w:val="00E629A8"/>
    <w:rsid w:val="00E67B2E"/>
    <w:rsid w:val="00E74D39"/>
    <w:rsid w:val="00E80A9B"/>
    <w:rsid w:val="00E82068"/>
    <w:rsid w:val="00E84D7D"/>
    <w:rsid w:val="00E86623"/>
    <w:rsid w:val="00EA109C"/>
    <w:rsid w:val="00EA485D"/>
    <w:rsid w:val="00EB4225"/>
    <w:rsid w:val="00EB5FC7"/>
    <w:rsid w:val="00EC15E5"/>
    <w:rsid w:val="00EC4ED6"/>
    <w:rsid w:val="00EE2586"/>
    <w:rsid w:val="00EE4C81"/>
    <w:rsid w:val="00EE7B6C"/>
    <w:rsid w:val="00EF21BC"/>
    <w:rsid w:val="00EF2F4F"/>
    <w:rsid w:val="00EF713D"/>
    <w:rsid w:val="00F03920"/>
    <w:rsid w:val="00F152E6"/>
    <w:rsid w:val="00F15906"/>
    <w:rsid w:val="00F16F8A"/>
    <w:rsid w:val="00F20AA6"/>
    <w:rsid w:val="00F23109"/>
    <w:rsid w:val="00F25567"/>
    <w:rsid w:val="00F261E2"/>
    <w:rsid w:val="00F50C5D"/>
    <w:rsid w:val="00F50F49"/>
    <w:rsid w:val="00F61315"/>
    <w:rsid w:val="00F614B0"/>
    <w:rsid w:val="00F7249D"/>
    <w:rsid w:val="00F725ED"/>
    <w:rsid w:val="00F83137"/>
    <w:rsid w:val="00F94D61"/>
    <w:rsid w:val="00F95EF6"/>
    <w:rsid w:val="00FA15A4"/>
    <w:rsid w:val="00FA6B78"/>
    <w:rsid w:val="00FA70C7"/>
    <w:rsid w:val="00FA7D57"/>
    <w:rsid w:val="00FB04E8"/>
    <w:rsid w:val="00FB30C9"/>
    <w:rsid w:val="00FC0E64"/>
    <w:rsid w:val="00FC5C7B"/>
    <w:rsid w:val="00FC6A17"/>
    <w:rsid w:val="00FD1484"/>
    <w:rsid w:val="00FE08B1"/>
    <w:rsid w:val="00FE090C"/>
    <w:rsid w:val="00FF2342"/>
    <w:rsid w:val="02E888B7"/>
    <w:rsid w:val="0334A0E0"/>
    <w:rsid w:val="03EF2776"/>
    <w:rsid w:val="04C1F093"/>
    <w:rsid w:val="05DFE1E9"/>
    <w:rsid w:val="07FF5D39"/>
    <w:rsid w:val="094BE095"/>
    <w:rsid w:val="0B228393"/>
    <w:rsid w:val="10B47222"/>
    <w:rsid w:val="11FEA9AF"/>
    <w:rsid w:val="12BCBB00"/>
    <w:rsid w:val="147169B6"/>
    <w:rsid w:val="15C01898"/>
    <w:rsid w:val="15C09EC2"/>
    <w:rsid w:val="1762A204"/>
    <w:rsid w:val="19811D07"/>
    <w:rsid w:val="19E17A04"/>
    <w:rsid w:val="1AB48ADE"/>
    <w:rsid w:val="1B0FB5C4"/>
    <w:rsid w:val="1B6F155C"/>
    <w:rsid w:val="1C3F5AF5"/>
    <w:rsid w:val="1C4105EF"/>
    <w:rsid w:val="1ECE7F29"/>
    <w:rsid w:val="21FBD2B8"/>
    <w:rsid w:val="22C98991"/>
    <w:rsid w:val="232353A6"/>
    <w:rsid w:val="233C79D0"/>
    <w:rsid w:val="27FBE07B"/>
    <w:rsid w:val="29E654D4"/>
    <w:rsid w:val="2AA5B074"/>
    <w:rsid w:val="2AAB87C0"/>
    <w:rsid w:val="2AB5DDA6"/>
    <w:rsid w:val="2B76192B"/>
    <w:rsid w:val="30B00751"/>
    <w:rsid w:val="31F3513A"/>
    <w:rsid w:val="335D7CF1"/>
    <w:rsid w:val="34C426AC"/>
    <w:rsid w:val="35184B5C"/>
    <w:rsid w:val="353DE3F2"/>
    <w:rsid w:val="3840A1DF"/>
    <w:rsid w:val="3B664292"/>
    <w:rsid w:val="3BBCCA26"/>
    <w:rsid w:val="3BE1C906"/>
    <w:rsid w:val="3DB3D337"/>
    <w:rsid w:val="3F08135E"/>
    <w:rsid w:val="40003580"/>
    <w:rsid w:val="4096E8F5"/>
    <w:rsid w:val="41DCD525"/>
    <w:rsid w:val="428A7C22"/>
    <w:rsid w:val="433990AF"/>
    <w:rsid w:val="43FD0A98"/>
    <w:rsid w:val="464065CC"/>
    <w:rsid w:val="46C5F58E"/>
    <w:rsid w:val="4A3A38EF"/>
    <w:rsid w:val="4C9BD3AB"/>
    <w:rsid w:val="4D31B7C4"/>
    <w:rsid w:val="4DB4E6E8"/>
    <w:rsid w:val="4E551D77"/>
    <w:rsid w:val="4F8BAEE0"/>
    <w:rsid w:val="4FDAA78B"/>
    <w:rsid w:val="50A58B56"/>
    <w:rsid w:val="51B0BE35"/>
    <w:rsid w:val="5244F10E"/>
    <w:rsid w:val="5434E298"/>
    <w:rsid w:val="5481362D"/>
    <w:rsid w:val="548B4973"/>
    <w:rsid w:val="56D87753"/>
    <w:rsid w:val="57957E1F"/>
    <w:rsid w:val="58BE1D0D"/>
    <w:rsid w:val="5A434AFF"/>
    <w:rsid w:val="5C054865"/>
    <w:rsid w:val="5F1C1A43"/>
    <w:rsid w:val="607A554E"/>
    <w:rsid w:val="61015087"/>
    <w:rsid w:val="61046121"/>
    <w:rsid w:val="625E9494"/>
    <w:rsid w:val="62914BD0"/>
    <w:rsid w:val="63A6D41F"/>
    <w:rsid w:val="63F6961F"/>
    <w:rsid w:val="64B93ADC"/>
    <w:rsid w:val="65AB40B6"/>
    <w:rsid w:val="65D39616"/>
    <w:rsid w:val="65E32774"/>
    <w:rsid w:val="66183391"/>
    <w:rsid w:val="667DC822"/>
    <w:rsid w:val="669F8720"/>
    <w:rsid w:val="678D7995"/>
    <w:rsid w:val="67CC8010"/>
    <w:rsid w:val="67EDD63D"/>
    <w:rsid w:val="68BB734C"/>
    <w:rsid w:val="6A51E93E"/>
    <w:rsid w:val="6ADE6668"/>
    <w:rsid w:val="6BE05A3C"/>
    <w:rsid w:val="6D986C2B"/>
    <w:rsid w:val="70416B20"/>
    <w:rsid w:val="708DA125"/>
    <w:rsid w:val="71C8F313"/>
    <w:rsid w:val="726412E8"/>
    <w:rsid w:val="73F09D34"/>
    <w:rsid w:val="747A09C4"/>
    <w:rsid w:val="74D43413"/>
    <w:rsid w:val="7601FEBF"/>
    <w:rsid w:val="76100BF1"/>
    <w:rsid w:val="7634302C"/>
    <w:rsid w:val="76842C2A"/>
    <w:rsid w:val="7B8D9F00"/>
    <w:rsid w:val="7D8067A3"/>
    <w:rsid w:val="7DE1AF3A"/>
    <w:rsid w:val="7E8F4A20"/>
    <w:rsid w:val="7F5DD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9AEF5"/>
  <w15:docId w15:val="{FF362D93-8E28-4ADE-B086-A2B2A795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EC"/>
    <w:rPr>
      <w:rFonts w:ascii="Sylfaen" w:eastAsia="Sylfaen" w:hAnsi="Sylfaen" w:cs="Sylfaen"/>
    </w:rPr>
  </w:style>
  <w:style w:type="paragraph" w:styleId="Heading1">
    <w:name w:val="heading 1"/>
    <w:basedOn w:val="Normal"/>
    <w:uiPriority w:val="9"/>
    <w:qFormat/>
    <w:pPr>
      <w:spacing w:before="25"/>
      <w:ind w:left="280"/>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link w:val="ListParagraphChar"/>
    <w:uiPriority w:val="34"/>
    <w:qFormat/>
    <w:pPr>
      <w:ind w:left="4010"/>
    </w:pPr>
  </w:style>
  <w:style w:type="paragraph" w:customStyle="1" w:styleId="TableParagraph">
    <w:name w:val="Table Paragraph"/>
    <w:basedOn w:val="Normal"/>
    <w:uiPriority w:val="1"/>
    <w:qFormat/>
  </w:style>
  <w:style w:type="table" w:styleId="TableGrid">
    <w:name w:val="Table Grid"/>
    <w:basedOn w:val="TableNormal"/>
    <w:uiPriority w:val="39"/>
    <w:rsid w:val="00E12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35B7E"/>
    <w:rPr>
      <w:sz w:val="16"/>
      <w:szCs w:val="16"/>
    </w:rPr>
  </w:style>
  <w:style w:type="paragraph" w:styleId="CommentText">
    <w:name w:val="annotation text"/>
    <w:basedOn w:val="Normal"/>
    <w:link w:val="CommentTextChar"/>
    <w:uiPriority w:val="99"/>
    <w:unhideWhenUsed/>
    <w:rsid w:val="00435B7E"/>
    <w:rPr>
      <w:sz w:val="20"/>
      <w:szCs w:val="20"/>
    </w:rPr>
  </w:style>
  <w:style w:type="character" w:customStyle="1" w:styleId="CommentTextChar">
    <w:name w:val="Comment Text Char"/>
    <w:basedOn w:val="DefaultParagraphFont"/>
    <w:link w:val="CommentText"/>
    <w:uiPriority w:val="99"/>
    <w:rsid w:val="00435B7E"/>
    <w:rPr>
      <w:rFonts w:ascii="Sylfaen" w:eastAsia="Sylfaen" w:hAnsi="Sylfaen" w:cs="Sylfaen"/>
      <w:sz w:val="20"/>
      <w:szCs w:val="20"/>
    </w:rPr>
  </w:style>
  <w:style w:type="character" w:styleId="Hyperlink">
    <w:name w:val="Hyperlink"/>
    <w:basedOn w:val="DefaultParagraphFont"/>
    <w:unhideWhenUsed/>
    <w:rsid w:val="00BC27C3"/>
    <w:rPr>
      <w:color w:val="0000FF"/>
      <w:u w:val="single"/>
    </w:rPr>
  </w:style>
  <w:style w:type="paragraph" w:styleId="CommentSubject">
    <w:name w:val="annotation subject"/>
    <w:basedOn w:val="CommentText"/>
    <w:next w:val="CommentText"/>
    <w:link w:val="CommentSubjectChar"/>
    <w:uiPriority w:val="99"/>
    <w:semiHidden/>
    <w:unhideWhenUsed/>
    <w:rsid w:val="006D087B"/>
    <w:rPr>
      <w:b/>
      <w:bCs/>
    </w:rPr>
  </w:style>
  <w:style w:type="character" w:customStyle="1" w:styleId="CommentSubjectChar">
    <w:name w:val="Comment Subject Char"/>
    <w:basedOn w:val="CommentTextChar"/>
    <w:link w:val="CommentSubject"/>
    <w:uiPriority w:val="99"/>
    <w:semiHidden/>
    <w:rsid w:val="006D087B"/>
    <w:rPr>
      <w:rFonts w:ascii="Sylfaen" w:eastAsia="Sylfaen" w:hAnsi="Sylfaen" w:cs="Sylfaen"/>
      <w:b/>
      <w:bCs/>
      <w:sz w:val="20"/>
      <w:szCs w:val="20"/>
    </w:rPr>
  </w:style>
  <w:style w:type="paragraph" w:styleId="Revision">
    <w:name w:val="Revision"/>
    <w:hidden/>
    <w:uiPriority w:val="99"/>
    <w:semiHidden/>
    <w:rsid w:val="006D087B"/>
    <w:pPr>
      <w:widowControl/>
      <w:autoSpaceDE/>
      <w:autoSpaceDN/>
    </w:pPr>
    <w:rPr>
      <w:rFonts w:ascii="Sylfaen" w:eastAsia="Sylfaen" w:hAnsi="Sylfaen" w:cs="Sylfaen"/>
    </w:rPr>
  </w:style>
  <w:style w:type="paragraph" w:styleId="BalloonText">
    <w:name w:val="Balloon Text"/>
    <w:basedOn w:val="Normal"/>
    <w:link w:val="BalloonTextChar"/>
    <w:uiPriority w:val="99"/>
    <w:semiHidden/>
    <w:unhideWhenUsed/>
    <w:rsid w:val="006D08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87B"/>
    <w:rPr>
      <w:rFonts w:ascii="Segoe UI" w:eastAsia="Sylfaen" w:hAnsi="Segoe UI" w:cs="Segoe UI"/>
      <w:sz w:val="18"/>
      <w:szCs w:val="18"/>
    </w:rPr>
  </w:style>
  <w:style w:type="paragraph" w:styleId="Header">
    <w:name w:val="header"/>
    <w:basedOn w:val="Normal"/>
    <w:link w:val="HeaderChar"/>
    <w:uiPriority w:val="99"/>
    <w:unhideWhenUsed/>
    <w:rsid w:val="00AE5A1F"/>
    <w:pPr>
      <w:widowControl/>
      <w:tabs>
        <w:tab w:val="center" w:pos="4680"/>
        <w:tab w:val="right" w:pos="9360"/>
      </w:tabs>
      <w:autoSpaceDE/>
      <w:autoSpaceDN/>
    </w:pPr>
    <w:rPr>
      <w:rFonts w:asciiTheme="minorHAnsi" w:eastAsiaTheme="minorHAnsi" w:hAnsiTheme="minorHAnsi" w:cstheme="minorBidi"/>
      <w:lang w:val="ru-RU"/>
    </w:rPr>
  </w:style>
  <w:style w:type="character" w:customStyle="1" w:styleId="HeaderChar">
    <w:name w:val="Header Char"/>
    <w:basedOn w:val="DefaultParagraphFont"/>
    <w:link w:val="Header"/>
    <w:uiPriority w:val="99"/>
    <w:qFormat/>
    <w:rsid w:val="00AE5A1F"/>
    <w:rPr>
      <w:lang w:val="ru-RU"/>
    </w:rPr>
  </w:style>
  <w:style w:type="character" w:styleId="FollowedHyperlink">
    <w:name w:val="FollowedHyperlink"/>
    <w:basedOn w:val="DefaultParagraphFont"/>
    <w:uiPriority w:val="99"/>
    <w:semiHidden/>
    <w:unhideWhenUsed/>
    <w:rsid w:val="00AE5A1F"/>
    <w:rPr>
      <w:color w:val="800080" w:themeColor="followedHyperlink"/>
      <w:u w:val="single"/>
    </w:rPr>
  </w:style>
  <w:style w:type="paragraph" w:styleId="FootnoteText">
    <w:name w:val="footnote text"/>
    <w:basedOn w:val="Normal"/>
    <w:link w:val="FootnoteTextChar"/>
    <w:uiPriority w:val="99"/>
    <w:semiHidden/>
    <w:unhideWhenUsed/>
    <w:rsid w:val="00B01E82"/>
    <w:rPr>
      <w:sz w:val="20"/>
      <w:szCs w:val="20"/>
    </w:rPr>
  </w:style>
  <w:style w:type="character" w:customStyle="1" w:styleId="FootnoteTextChar">
    <w:name w:val="Footnote Text Char"/>
    <w:basedOn w:val="DefaultParagraphFont"/>
    <w:link w:val="FootnoteText"/>
    <w:uiPriority w:val="99"/>
    <w:semiHidden/>
    <w:rsid w:val="00B01E82"/>
    <w:rPr>
      <w:rFonts w:ascii="Sylfaen" w:eastAsia="Sylfaen" w:hAnsi="Sylfaen" w:cs="Sylfaen"/>
      <w:sz w:val="20"/>
      <w:szCs w:val="20"/>
    </w:rPr>
  </w:style>
  <w:style w:type="character" w:styleId="FootnoteReference">
    <w:name w:val="footnote reference"/>
    <w:basedOn w:val="DefaultParagraphFont"/>
    <w:uiPriority w:val="99"/>
    <w:semiHidden/>
    <w:unhideWhenUsed/>
    <w:rsid w:val="00B01E82"/>
    <w:rPr>
      <w:vertAlign w:val="superscript"/>
    </w:rPr>
  </w:style>
  <w:style w:type="character" w:styleId="UnresolvedMention">
    <w:name w:val="Unresolved Mention"/>
    <w:basedOn w:val="DefaultParagraphFont"/>
    <w:uiPriority w:val="99"/>
    <w:semiHidden/>
    <w:unhideWhenUsed/>
    <w:rsid w:val="00F23109"/>
    <w:rPr>
      <w:color w:val="605E5C"/>
      <w:shd w:val="clear" w:color="auto" w:fill="E1DFDD"/>
    </w:rPr>
  </w:style>
  <w:style w:type="paragraph" w:styleId="Footer">
    <w:name w:val="footer"/>
    <w:basedOn w:val="Normal"/>
    <w:link w:val="FooterChar"/>
    <w:uiPriority w:val="99"/>
    <w:unhideWhenUsed/>
    <w:rsid w:val="005D2D57"/>
    <w:pPr>
      <w:tabs>
        <w:tab w:val="center" w:pos="4680"/>
        <w:tab w:val="right" w:pos="9360"/>
      </w:tabs>
    </w:pPr>
  </w:style>
  <w:style w:type="character" w:customStyle="1" w:styleId="FooterChar">
    <w:name w:val="Footer Char"/>
    <w:basedOn w:val="DefaultParagraphFont"/>
    <w:link w:val="Footer"/>
    <w:uiPriority w:val="99"/>
    <w:rsid w:val="005D2D57"/>
    <w:rPr>
      <w:rFonts w:ascii="Sylfaen" w:eastAsia="Sylfaen" w:hAnsi="Sylfaen" w:cs="Sylfaen"/>
    </w:rPr>
  </w:style>
  <w:style w:type="paragraph" w:styleId="TOCHeading">
    <w:name w:val="TOC Heading"/>
    <w:basedOn w:val="Heading1"/>
    <w:next w:val="Normal"/>
    <w:uiPriority w:val="39"/>
    <w:unhideWhenUsed/>
    <w:qFormat/>
    <w:rsid w:val="006554D0"/>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2">
    <w:name w:val="toc 2"/>
    <w:basedOn w:val="Normal"/>
    <w:next w:val="Normal"/>
    <w:autoRedefine/>
    <w:uiPriority w:val="39"/>
    <w:unhideWhenUsed/>
    <w:rsid w:val="006554D0"/>
    <w:pPr>
      <w:widowControl/>
      <w:autoSpaceDE/>
      <w:autoSpaceDN/>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6554D0"/>
    <w:pPr>
      <w:widowControl/>
      <w:autoSpaceDE/>
      <w:autoSpaceDN/>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6554D0"/>
    <w:pPr>
      <w:widowControl/>
      <w:autoSpaceDE/>
      <w:autoSpaceDN/>
      <w:spacing w:after="100" w:line="259" w:lineRule="auto"/>
      <w:ind w:left="440"/>
    </w:pPr>
    <w:rPr>
      <w:rFonts w:asciiTheme="minorHAnsi" w:eastAsiaTheme="minorEastAsia" w:hAnsiTheme="minorHAnsi" w:cs="Times New Roman"/>
    </w:rPr>
  </w:style>
  <w:style w:type="paragraph" w:styleId="NormalWeb">
    <w:name w:val="Normal (Web)"/>
    <w:basedOn w:val="Normal"/>
    <w:uiPriority w:val="99"/>
    <w:semiHidden/>
    <w:unhideWhenUsed/>
    <w:rsid w:val="009D06C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D06CE"/>
    <w:rPr>
      <w:b/>
      <w:bCs/>
    </w:rPr>
  </w:style>
  <w:style w:type="character" w:customStyle="1" w:styleId="BodyTextChar">
    <w:name w:val="Body Text Char"/>
    <w:basedOn w:val="DefaultParagraphFont"/>
    <w:link w:val="BodyText"/>
    <w:uiPriority w:val="1"/>
    <w:rsid w:val="004D787D"/>
    <w:rPr>
      <w:rFonts w:ascii="Sylfaen" w:eastAsia="Sylfaen" w:hAnsi="Sylfaen" w:cs="Sylfaen"/>
      <w:sz w:val="20"/>
      <w:szCs w:val="20"/>
    </w:rPr>
  </w:style>
  <w:style w:type="paragraph" w:customStyle="1" w:styleId="Default">
    <w:name w:val="Default"/>
    <w:rsid w:val="006D7DF0"/>
    <w:pPr>
      <w:widowControl/>
      <w:adjustRightInd w:val="0"/>
    </w:pPr>
    <w:rPr>
      <w:rFonts w:ascii="Times New Roman" w:hAnsi="Times New Roman" w:cs="Times New Roman"/>
      <w:color w:val="000000"/>
      <w:sz w:val="24"/>
      <w:szCs w:val="24"/>
    </w:rPr>
  </w:style>
  <w:style w:type="character" w:customStyle="1" w:styleId="ListParagraphChar">
    <w:name w:val="List Paragraph Char"/>
    <w:link w:val="ListParagraph"/>
    <w:uiPriority w:val="34"/>
    <w:rsid w:val="005C353C"/>
    <w:rPr>
      <w:rFonts w:ascii="Sylfaen" w:eastAsia="Sylfaen" w:hAnsi="Sylfaen" w:cs="Sylf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69631">
      <w:bodyDiv w:val="1"/>
      <w:marLeft w:val="0"/>
      <w:marRight w:val="0"/>
      <w:marTop w:val="0"/>
      <w:marBottom w:val="0"/>
      <w:divBdr>
        <w:top w:val="none" w:sz="0" w:space="0" w:color="auto"/>
        <w:left w:val="none" w:sz="0" w:space="0" w:color="auto"/>
        <w:bottom w:val="none" w:sz="0" w:space="0" w:color="auto"/>
        <w:right w:val="none" w:sz="0" w:space="0" w:color="auto"/>
      </w:divBdr>
      <w:divsChild>
        <w:div w:id="56629286">
          <w:marLeft w:val="0"/>
          <w:marRight w:val="0"/>
          <w:marTop w:val="0"/>
          <w:marBottom w:val="0"/>
          <w:divBdr>
            <w:top w:val="single" w:sz="2" w:space="0" w:color="auto"/>
            <w:left w:val="single" w:sz="2" w:space="0" w:color="auto"/>
            <w:bottom w:val="single" w:sz="6" w:space="0" w:color="auto"/>
            <w:right w:val="single" w:sz="2" w:space="0" w:color="auto"/>
          </w:divBdr>
          <w:divsChild>
            <w:div w:id="5505755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994438">
                  <w:marLeft w:val="0"/>
                  <w:marRight w:val="0"/>
                  <w:marTop w:val="0"/>
                  <w:marBottom w:val="0"/>
                  <w:divBdr>
                    <w:top w:val="single" w:sz="2" w:space="0" w:color="D9D9E3"/>
                    <w:left w:val="single" w:sz="2" w:space="0" w:color="D9D9E3"/>
                    <w:bottom w:val="single" w:sz="2" w:space="0" w:color="D9D9E3"/>
                    <w:right w:val="single" w:sz="2" w:space="0" w:color="D9D9E3"/>
                  </w:divBdr>
                  <w:divsChild>
                    <w:div w:id="1908416646">
                      <w:marLeft w:val="0"/>
                      <w:marRight w:val="0"/>
                      <w:marTop w:val="0"/>
                      <w:marBottom w:val="0"/>
                      <w:divBdr>
                        <w:top w:val="single" w:sz="2" w:space="0" w:color="D9D9E3"/>
                        <w:left w:val="single" w:sz="2" w:space="0" w:color="D9D9E3"/>
                        <w:bottom w:val="single" w:sz="2" w:space="0" w:color="D9D9E3"/>
                        <w:right w:val="single" w:sz="2" w:space="0" w:color="D9D9E3"/>
                      </w:divBdr>
                      <w:divsChild>
                        <w:div w:id="1853951997">
                          <w:marLeft w:val="0"/>
                          <w:marRight w:val="0"/>
                          <w:marTop w:val="0"/>
                          <w:marBottom w:val="0"/>
                          <w:divBdr>
                            <w:top w:val="single" w:sz="2" w:space="0" w:color="D9D9E3"/>
                            <w:left w:val="single" w:sz="2" w:space="0" w:color="D9D9E3"/>
                            <w:bottom w:val="single" w:sz="2" w:space="0" w:color="D9D9E3"/>
                            <w:right w:val="single" w:sz="2" w:space="0" w:color="D9D9E3"/>
                          </w:divBdr>
                          <w:divsChild>
                            <w:div w:id="1959868379">
                              <w:marLeft w:val="0"/>
                              <w:marRight w:val="0"/>
                              <w:marTop w:val="0"/>
                              <w:marBottom w:val="0"/>
                              <w:divBdr>
                                <w:top w:val="single" w:sz="2" w:space="0" w:color="D9D9E3"/>
                                <w:left w:val="single" w:sz="2" w:space="0" w:color="D9D9E3"/>
                                <w:bottom w:val="single" w:sz="2" w:space="0" w:color="D9D9E3"/>
                                <w:right w:val="single" w:sz="2" w:space="0" w:color="D9D9E3"/>
                              </w:divBdr>
                              <w:divsChild>
                                <w:div w:id="1818188209">
                                  <w:marLeft w:val="0"/>
                                  <w:marRight w:val="0"/>
                                  <w:marTop w:val="0"/>
                                  <w:marBottom w:val="0"/>
                                  <w:divBdr>
                                    <w:top w:val="single" w:sz="2" w:space="0" w:color="D9D9E3"/>
                                    <w:left w:val="single" w:sz="2" w:space="0" w:color="D9D9E3"/>
                                    <w:bottom w:val="single" w:sz="2" w:space="0" w:color="D9D9E3"/>
                                    <w:right w:val="single" w:sz="2" w:space="0" w:color="D9D9E3"/>
                                  </w:divBdr>
                                  <w:divsChild>
                                    <w:div w:id="6369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52238045">
      <w:bodyDiv w:val="1"/>
      <w:marLeft w:val="0"/>
      <w:marRight w:val="0"/>
      <w:marTop w:val="0"/>
      <w:marBottom w:val="0"/>
      <w:divBdr>
        <w:top w:val="none" w:sz="0" w:space="0" w:color="auto"/>
        <w:left w:val="none" w:sz="0" w:space="0" w:color="auto"/>
        <w:bottom w:val="none" w:sz="0" w:space="0" w:color="auto"/>
        <w:right w:val="none" w:sz="0" w:space="0" w:color="auto"/>
      </w:divBdr>
    </w:div>
    <w:div w:id="1535120752">
      <w:bodyDiv w:val="1"/>
      <w:marLeft w:val="0"/>
      <w:marRight w:val="0"/>
      <w:marTop w:val="0"/>
      <w:marBottom w:val="0"/>
      <w:divBdr>
        <w:top w:val="none" w:sz="0" w:space="0" w:color="auto"/>
        <w:left w:val="none" w:sz="0" w:space="0" w:color="auto"/>
        <w:bottom w:val="none" w:sz="0" w:space="0" w:color="auto"/>
        <w:right w:val="none" w:sz="0" w:space="0" w:color="auto"/>
      </w:divBdr>
    </w:div>
    <w:div w:id="1823112787">
      <w:bodyDiv w:val="1"/>
      <w:marLeft w:val="0"/>
      <w:marRight w:val="0"/>
      <w:marTop w:val="0"/>
      <w:marBottom w:val="0"/>
      <w:divBdr>
        <w:top w:val="none" w:sz="0" w:space="0" w:color="auto"/>
        <w:left w:val="none" w:sz="0" w:space="0" w:color="auto"/>
        <w:bottom w:val="none" w:sz="0" w:space="0" w:color="auto"/>
        <w:right w:val="none" w:sz="0" w:space="0" w:color="auto"/>
      </w:divBdr>
    </w:div>
    <w:div w:id="2033335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eb-api.parliament.ge/storage/files/shares/Komitetebi/dargobrivi/4-cliani-strategia-dargobrivi.pdf" TargetMode="External"/><Relationship Id="rId26" Type="http://schemas.openxmlformats.org/officeDocument/2006/relationships/hyperlink" Target="http://www.weg.ge" TargetMode="External"/><Relationship Id="rId39" Type="http://schemas.openxmlformats.org/officeDocument/2006/relationships/hyperlink" Target="https://lupinepublishers.com/biosensors-renewable-sources/pdf/JBRS.MS.ID.000111.pdf" TargetMode="External"/><Relationship Id="rId21" Type="http://schemas.openxmlformats.org/officeDocument/2006/relationships/hyperlink" Target="https://www.usaid.gov/energy" TargetMode="External"/><Relationship Id="rId34" Type="http://schemas.openxmlformats.org/officeDocument/2006/relationships/hyperlink" Target="http://www.skepticmedpublishers.com/wp-content/uploads/2020/03/JESCC-116.pdf" TargetMode="External"/><Relationship Id="rId42" Type="http://schemas.openxmlformats.org/officeDocument/2006/relationships/hyperlink" Target="https://www.projecttimes.com/" TargetMode="External"/><Relationship Id="rId47" Type="http://schemas.openxmlformats.org/officeDocument/2006/relationships/hyperlink" Target="https://www.scrum.org/resources/blog" TargetMode="External"/><Relationship Id="rId50" Type="http://schemas.openxmlformats.org/officeDocument/2006/relationships/hyperlink" Target="https://www.girlsguidetopm.com/" TargetMode="Externa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prc.ge/wp-content/uploads/2023/12/sakharthvelos-energetikisa-da-energodamokidebulebis-mimokhilva.pdf" TargetMode="External"/><Relationship Id="rId29" Type="http://schemas.openxmlformats.org/officeDocument/2006/relationships/hyperlink" Target="https://lupinepublishers.com/nursing-journal/pdf/LOJNHC.MS.ID.000170.pdf" TargetMode="External"/><Relationship Id="rId11" Type="http://schemas.openxmlformats.org/officeDocument/2006/relationships/comments" Target="comments.xml"/><Relationship Id="rId24" Type="http://schemas.openxmlformats.org/officeDocument/2006/relationships/footer" Target="footer1.xml"/><Relationship Id="rId32" Type="http://schemas.openxmlformats.org/officeDocument/2006/relationships/hyperlink" Target="http://economicprofile.org/article/1301" TargetMode="External"/><Relationship Id="rId37" Type="http://schemas.openxmlformats.org/officeDocument/2006/relationships/hyperlink" Target="https://btu.gweb.ge/media/1001285/2021/01/20/56e21511b23a269a3768b9a417dd4d40.pdf" TargetMode="External"/><Relationship Id="rId40" Type="http://schemas.openxmlformats.org/officeDocument/2006/relationships/hyperlink" Target="https://www.researchgate.net/publication/353142373_Renewable_Energy_Potential_and_Its_Utilization_in_Georgia" TargetMode="External"/><Relationship Id="rId45" Type="http://schemas.openxmlformats.org/officeDocument/2006/relationships/hyperlink" Target="https://leadinganswers.typepad.com/" TargetMode="External"/><Relationship Id="rId53" Type="http://schemas.openxmlformats.org/officeDocument/2006/relationships/hyperlink" Target="https://www.project-management-podcast.com/"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eb-api.parliament.ge/storage/files/shares/Komitetebi/dargobrivi/samecn-sakons-sab/energet-probl/gadackvetileba2-dargobrivi.pdf" TargetMode="External"/><Relationship Id="rId31" Type="http://schemas.openxmlformats.org/officeDocument/2006/relationships/hyperlink" Target="https://lupinepublishers.com/biosensors-renewable-sources/pdf/JBRS.MS.ID.000123.pdf" TargetMode="External"/><Relationship Id="rId44" Type="http://schemas.openxmlformats.org/officeDocument/2006/relationships/hyperlink" Target="https://www.projectcubicle.com/" TargetMode="External"/><Relationship Id="rId52" Type="http://schemas.openxmlformats.org/officeDocument/2006/relationships/hyperlink" Target="http://www.blog.greenprojectmanagement.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dec.usaid.gov/dec/content/Detail.aspx?vID=47&amp;ctID=ODVhZjk4NWQtM2YyMi00YjRmLTkxNjktZTcxMjM2NDBmY2Uy&amp;rID=NjI1MDY5" TargetMode="External"/><Relationship Id="rId27" Type="http://schemas.openxmlformats.org/officeDocument/2006/relationships/hyperlink" Target="https://lupinepublishers.com/biosensors-renewable-sources/pdf/JBRS.MS.ID.000143.pdf" TargetMode="External"/><Relationship Id="rId30" Type="http://schemas.openxmlformats.org/officeDocument/2006/relationships/hyperlink" Target="https://ijisrt.com/energy-market-liberalization-opportunities-for-consumers" TargetMode="External"/><Relationship Id="rId35" Type="http://schemas.openxmlformats.org/officeDocument/2006/relationships/hyperlink" Target="https://btu.gweb.ge/media/1001285/2021/07/02/c831604cf0085e9471491f2f915c0c7a.pdf" TargetMode="External"/><Relationship Id="rId43" Type="http://schemas.openxmlformats.org/officeDocument/2006/relationships/hyperlink" Target="https://pmbasics101.com/" TargetMode="External"/><Relationship Id="rId48" Type="http://schemas.openxmlformats.org/officeDocument/2006/relationships/hyperlink" Target="https://managementblog.org/"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reddit.com/r/projectmanagement/"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api.galtandtaggart.com/sites/default/files/2023-03/report/electricity-market-watch-fy22_eng_.pdf" TargetMode="External"/><Relationship Id="rId25" Type="http://schemas.openxmlformats.org/officeDocument/2006/relationships/hyperlink" Target="mailto:akaki.kheladze@kiu.edu.ge" TargetMode="External"/><Relationship Id="rId33" Type="http://schemas.openxmlformats.org/officeDocument/2006/relationships/hyperlink" Target="https://lupinepublishers.com/biosensors-renewable-sources/volume1-issue4.php" TargetMode="External"/><Relationship Id="rId38" Type="http://schemas.openxmlformats.org/officeDocument/2006/relationships/hyperlink" Target="https://btu.gweb.ge/media/1001285/2021/01/11/9a822f0cb750f2bea1e9a45c2fb2ca74.pdf" TargetMode="External"/><Relationship Id="rId46" Type="http://schemas.openxmlformats.org/officeDocument/2006/relationships/hyperlink" Target="https://www.atlassian.com/blog" TargetMode="External"/><Relationship Id="rId20" Type="http://schemas.openxmlformats.org/officeDocument/2006/relationships/hyperlink" Target="https://www.ebrd.com/documents/comms-and-bis/ebrd-annual-review-2021-green.pdf" TargetMode="External"/><Relationship Id="rId41" Type="http://schemas.openxmlformats.org/officeDocument/2006/relationships/hyperlink" Target="http://www.gita.gov.g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prc.ge/wp-content/uploads/2023/12/georgias-energy-dependency-review-b.pdf" TargetMode="External"/><Relationship Id="rId23" Type="http://schemas.openxmlformats.org/officeDocument/2006/relationships/header" Target="header1.xml"/><Relationship Id="rId28" Type="http://schemas.openxmlformats.org/officeDocument/2006/relationships/hyperlink" Target="https://lupinepublishers.com/nursing-journal/pdf/LOJNHC.MS.ID.000170.pdf" TargetMode="External"/><Relationship Id="rId36" Type="http://schemas.openxmlformats.org/officeDocument/2006/relationships/hyperlink" Target="https://btu.gweb.ge/media/1001285/2021/07/02/c831604cf0085e9471491f2f915c0c7a.pdf" TargetMode="External"/><Relationship Id="rId49" Type="http://schemas.openxmlformats.org/officeDocument/2006/relationships/hyperlink" Target="https://www.mountaingoatsoftware.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9BF3DC9EA4FC044B5394AB7F07CE855" ma:contentTypeVersion="13" ma:contentTypeDescription="Create a new document." ma:contentTypeScope="" ma:versionID="adba6cbdaa364a3bd5e494f0c18830df">
  <xsd:schema xmlns:xsd="http://www.w3.org/2001/XMLSchema" xmlns:xs="http://www.w3.org/2001/XMLSchema" xmlns:p="http://schemas.microsoft.com/office/2006/metadata/properties" xmlns:ns3="76d7f5a8-032e-431f-bdfc-f72a080542aa" xmlns:ns4="42452e46-c888-4ac2-aa22-58f245f3a4d2" targetNamespace="http://schemas.microsoft.com/office/2006/metadata/properties" ma:root="true" ma:fieldsID="63188fd44426e7fe4d8da9108ede2de6" ns3:_="" ns4:_="">
    <xsd:import namespace="76d7f5a8-032e-431f-bdfc-f72a080542aa"/>
    <xsd:import namespace="42452e46-c888-4ac2-aa22-58f245f3a4d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7f5a8-032e-431f-bdfc-f72a080542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452e46-c888-4ac2-aa22-58f245f3a4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62C222-8A46-4BAF-8003-82E6FDECF984}">
  <ds:schemaRefs>
    <ds:schemaRef ds:uri="http://schemas.microsoft.com/sharepoint/v3/contenttype/forms"/>
  </ds:schemaRefs>
</ds:datastoreItem>
</file>

<file path=customXml/itemProps2.xml><?xml version="1.0" encoding="utf-8"?>
<ds:datastoreItem xmlns:ds="http://schemas.openxmlformats.org/officeDocument/2006/customXml" ds:itemID="{0C382420-879F-48C1-A270-043FCE27E0C4}">
  <ds:schemaRefs>
    <ds:schemaRef ds:uri="http://schemas.openxmlformats.org/officeDocument/2006/bibliography"/>
  </ds:schemaRefs>
</ds:datastoreItem>
</file>

<file path=customXml/itemProps3.xml><?xml version="1.0" encoding="utf-8"?>
<ds:datastoreItem xmlns:ds="http://schemas.openxmlformats.org/officeDocument/2006/customXml" ds:itemID="{58FF9348-5F8D-4DD8-A1E4-A76752771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7f5a8-032e-431f-bdfc-f72a080542aa"/>
    <ds:schemaRef ds:uri="42452e46-c888-4ac2-aa22-58f245f3a4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0103E0-56BA-4845-B4A7-56E44FE390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17</Pages>
  <Words>5498</Words>
  <Characters>31345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KIU</dc:creator>
  <cp:keywords/>
  <dc:description/>
  <cp:lastModifiedBy>Akaki Kheladze</cp:lastModifiedBy>
  <cp:revision>4</cp:revision>
  <cp:lastPrinted>2026-02-02T07:12:00Z</cp:lastPrinted>
  <dcterms:created xsi:type="dcterms:W3CDTF">2026-02-16T17:17:00Z</dcterms:created>
  <dcterms:modified xsi:type="dcterms:W3CDTF">2026-02-27T15:44:00Z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2020-10-04T00:00:00Z</vt:filetime>
  </property>
  <property fmtid="{D5CDD505-2E9C-101B-9397-08002B2CF9AE}" pid="3" name="Creator">
    <vt:lpwstr>Microsoft® Word for Microsoft 365</vt:lpwstr>
  </property>
  <property fmtid="{D5CDD505-2E9C-101B-9397-08002B2CF9AE}" pid="4" name="LastSaved">
    <vt:filetime>2021-08-23T00:00:00Z</vt:filetime>
  </property>
  <property fmtid="{D5CDD505-2E9C-101B-9397-08002B2CF9AE}" pid="5" name="ContentTypeId">
    <vt:lpwstr>0x01010019BF3DC9EA4FC044B5394AB7F07CE855</vt:lpwstr>
  </property>
</Properties>
</file>